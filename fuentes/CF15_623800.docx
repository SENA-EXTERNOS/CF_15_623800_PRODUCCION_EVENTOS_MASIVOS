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pacing w:after="60" w:line="240" w:lineRule="auto"/>
        <w:ind w:left="720" w:hanging="720"/>
        <w:jc w:val="center"/>
        <w:rPr/>
      </w:pPr>
      <w:r w:rsidDel="00000000" w:rsidR="00000000" w:rsidRPr="00000000">
        <w:rPr>
          <w:rtl w:val="0"/>
        </w:rPr>
        <w:t xml:space="preserve">Guion</w:t>
      </w:r>
      <w:r w:rsidDel="00000000" w:rsidR="00000000" w:rsidRPr="00000000">
        <w:rPr>
          <w:rtl w:val="0"/>
        </w:rPr>
        <w:t xml:space="preserve"> para desarrollo de contenidos</w:t>
      </w:r>
    </w:p>
    <w:p w:rsidR="00000000" w:rsidDel="00000000" w:rsidP="00000000" w:rsidRDefault="00000000" w:rsidRPr="00000000" w14:paraId="00000002">
      <w:pPr>
        <w:spacing w:line="240" w:lineRule="auto"/>
        <w:jc w:val="both"/>
        <w:rPr/>
      </w:pPr>
      <w:r w:rsidDel="00000000" w:rsidR="00000000" w:rsidRPr="00000000">
        <w:rPr>
          <w:rtl w:val="0"/>
        </w:rPr>
      </w:r>
    </w:p>
    <w:p w:rsidR="00000000" w:rsidDel="00000000" w:rsidP="00000000" w:rsidRDefault="00000000" w:rsidRPr="00000000" w14:paraId="00000003">
      <w:pPr>
        <w:spacing w:line="240" w:lineRule="auto"/>
        <w:jc w:val="both"/>
        <w:rPr/>
      </w:pPr>
      <w:r w:rsidDel="00000000" w:rsidR="00000000" w:rsidRPr="00000000">
        <w:rPr>
          <w:rtl w:val="0"/>
        </w:rPr>
      </w:r>
    </w:p>
    <w:tbl>
      <w:tblPr>
        <w:tblStyle w:val="Table1"/>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4">
            <w:pPr>
              <w:spacing w:line="240" w:lineRule="auto"/>
              <w:jc w:val="both"/>
              <w:rPr/>
            </w:pPr>
            <w:r w:rsidDel="00000000" w:rsidR="00000000" w:rsidRPr="00000000">
              <w:rPr>
                <w:rtl w:val="0"/>
              </w:rPr>
              <w:t xml:space="preserve">PROGRAMA DE FORMACIÓN</w:t>
            </w:r>
          </w:p>
        </w:tc>
        <w:tc>
          <w:tcPr>
            <w:vAlign w:val="center"/>
          </w:tcPr>
          <w:p w:rsidR="00000000" w:rsidDel="00000000" w:rsidP="00000000" w:rsidRDefault="00000000" w:rsidRPr="00000000" w14:paraId="00000005">
            <w:pPr>
              <w:spacing w:after="120" w:line="240" w:lineRule="auto"/>
              <w:rPr/>
            </w:pPr>
            <w:r w:rsidDel="00000000" w:rsidR="00000000" w:rsidRPr="00000000">
              <w:rPr>
                <w:rtl w:val="0"/>
              </w:rPr>
              <w:t xml:space="preserve"> Producción de eventos masivos</w:t>
            </w:r>
          </w:p>
        </w:tc>
      </w:tr>
    </w:tbl>
    <w:p w:rsidR="00000000" w:rsidDel="00000000" w:rsidP="00000000" w:rsidRDefault="00000000" w:rsidRPr="00000000" w14:paraId="00000006">
      <w:pPr>
        <w:spacing w:line="240" w:lineRule="auto"/>
        <w:jc w:val="both"/>
        <w:rPr/>
      </w:pPr>
      <w:r w:rsidDel="00000000" w:rsidR="00000000" w:rsidRPr="00000000">
        <w:rPr>
          <w:rtl w:val="0"/>
        </w:rPr>
      </w:r>
    </w:p>
    <w:tbl>
      <w:tblPr>
        <w:tblStyle w:val="Table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501"/>
        <w:gridCol w:w="1860"/>
        <w:gridCol w:w="7231"/>
        <w:tblGridChange w:id="0">
          <w:tblGrid>
            <w:gridCol w:w="1830"/>
            <w:gridCol w:w="2501"/>
            <w:gridCol w:w="1860"/>
            <w:gridCol w:w="723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7">
            <w:pPr>
              <w:spacing w:line="240" w:lineRule="auto"/>
              <w:jc w:val="both"/>
              <w:rPr/>
            </w:pPr>
            <w:r w:rsidDel="00000000" w:rsidR="00000000" w:rsidRPr="00000000">
              <w:rPr>
                <w:rtl w:val="0"/>
              </w:rPr>
              <w:t xml:space="preserve">COMPETENCIA</w:t>
            </w:r>
          </w:p>
        </w:tc>
        <w:tc>
          <w:tcPr>
            <w:vAlign w:val="center"/>
          </w:tcPr>
          <w:p w:rsidR="00000000" w:rsidDel="00000000" w:rsidP="00000000" w:rsidRDefault="00000000" w:rsidRPr="00000000" w14:paraId="00000008">
            <w:pPr>
              <w:spacing w:after="120" w:line="240" w:lineRule="auto"/>
              <w:jc w:val="both"/>
              <w:rPr>
                <w:u w:val="single"/>
              </w:rPr>
            </w:pPr>
            <w:r w:rsidDel="00000000" w:rsidR="00000000" w:rsidRPr="00000000">
              <w:rPr>
                <w:highlight w:val="white"/>
                <w:rtl w:val="0"/>
              </w:rPr>
              <w:t xml:space="preserve">260402014 - Promover acciones de prevención de acuerdo con normativa y protocolos de gestión del riesgo de desastres</w:t>
            </w:r>
            <w:r w:rsidDel="00000000" w:rsidR="00000000" w:rsidRPr="00000000">
              <w:rPr>
                <w:rtl w:val="0"/>
              </w:rPr>
              <w:t xml:space="preserve">.</w:t>
            </w:r>
            <w:r w:rsidDel="00000000" w:rsidR="00000000" w:rsidRPr="00000000">
              <w:rPr>
                <w:rtl w:val="0"/>
              </w:rPr>
            </w:r>
          </w:p>
        </w:tc>
        <w:tc>
          <w:tcPr>
            <w:shd w:fill="8db3e2" w:val="clear"/>
            <w:vAlign w:val="center"/>
          </w:tcPr>
          <w:p w:rsidR="00000000" w:rsidDel="00000000" w:rsidP="00000000" w:rsidRDefault="00000000" w:rsidRPr="00000000" w14:paraId="00000009">
            <w:pPr>
              <w:spacing w:line="240" w:lineRule="auto"/>
              <w:jc w:val="both"/>
              <w:rPr/>
            </w:pPr>
            <w:r w:rsidDel="00000000" w:rsidR="00000000" w:rsidRPr="00000000">
              <w:rPr>
                <w:rtl w:val="0"/>
              </w:rPr>
              <w:t xml:space="preserve">RESULTADOS DE APRENDIZAJE</w:t>
            </w:r>
          </w:p>
        </w:tc>
        <w:tc>
          <w:tcPr>
            <w:vAlign w:val="center"/>
          </w:tcPr>
          <w:p w:rsidR="00000000" w:rsidDel="00000000" w:rsidP="00000000" w:rsidRDefault="00000000" w:rsidRPr="00000000" w14:paraId="0000000A">
            <w:pPr>
              <w:spacing w:after="120" w:line="240" w:lineRule="auto"/>
              <w:ind w:left="66" w:firstLine="0"/>
              <w:jc w:val="both"/>
              <w:rPr>
                <w:highlight w:val="white"/>
              </w:rPr>
            </w:pPr>
            <w:r w:rsidDel="00000000" w:rsidR="00000000" w:rsidRPr="00000000">
              <w:rPr>
                <w:highlight w:val="white"/>
                <w:rtl w:val="0"/>
              </w:rPr>
              <w:t xml:space="preserve">260402014-3 - Activar plan de emergencias y contingencias de acuerdo con las necesidades del evento.</w:t>
            </w:r>
          </w:p>
        </w:tc>
      </w:tr>
    </w:tbl>
    <w:p w:rsidR="00000000" w:rsidDel="00000000" w:rsidP="00000000" w:rsidRDefault="00000000" w:rsidRPr="00000000" w14:paraId="0000000B">
      <w:pPr>
        <w:spacing w:line="240" w:lineRule="auto"/>
        <w:jc w:val="both"/>
        <w:rPr/>
      </w:pPr>
      <w:r w:rsidDel="00000000" w:rsidR="00000000" w:rsidRPr="00000000">
        <w:rPr>
          <w:rtl w:val="0"/>
        </w:rPr>
      </w:r>
    </w:p>
    <w:tbl>
      <w:tblPr>
        <w:tblStyle w:val="Table3"/>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C">
            <w:pPr>
              <w:spacing w:line="240" w:lineRule="auto"/>
              <w:jc w:val="both"/>
              <w:rPr/>
            </w:pPr>
            <w:r w:rsidDel="00000000" w:rsidR="00000000" w:rsidRPr="00000000">
              <w:rPr>
                <w:rtl w:val="0"/>
              </w:rPr>
              <w:t xml:space="preserve">NÚMERO DEL COMPONENTE FORMATIVO</w:t>
            </w:r>
          </w:p>
        </w:tc>
        <w:tc>
          <w:tcPr>
            <w:vAlign w:val="center"/>
          </w:tcPr>
          <w:p w:rsidR="00000000" w:rsidDel="00000000" w:rsidP="00000000" w:rsidRDefault="00000000" w:rsidRPr="00000000" w14:paraId="0000000D">
            <w:pPr>
              <w:spacing w:line="240" w:lineRule="auto"/>
              <w:jc w:val="both"/>
              <w:rPr/>
            </w:pPr>
            <w:r w:rsidDel="00000000" w:rsidR="00000000" w:rsidRPr="00000000">
              <w:rPr>
                <w:rtl w:val="0"/>
              </w:rPr>
              <w:t xml:space="preserve">CF15</w:t>
            </w:r>
          </w:p>
        </w:tc>
      </w:tr>
      <w:tr>
        <w:trPr>
          <w:cantSplit w:val="0"/>
          <w:trHeight w:val="340" w:hRule="atLeast"/>
          <w:tblHeader w:val="0"/>
        </w:trPr>
        <w:tc>
          <w:tcPr>
            <w:shd w:fill="8db3e2" w:val="clear"/>
            <w:vAlign w:val="center"/>
          </w:tcPr>
          <w:p w:rsidR="00000000" w:rsidDel="00000000" w:rsidP="00000000" w:rsidRDefault="00000000" w:rsidRPr="00000000" w14:paraId="0000000E">
            <w:pPr>
              <w:spacing w:line="240" w:lineRule="auto"/>
              <w:jc w:val="both"/>
              <w:rPr/>
            </w:pPr>
            <w:r w:rsidDel="00000000" w:rsidR="00000000" w:rsidRPr="00000000">
              <w:rPr>
                <w:rtl w:val="0"/>
              </w:rPr>
              <w:t xml:space="preserve">NOMBRE DEL COMPONENTE FORMATIVO</w:t>
            </w:r>
          </w:p>
        </w:tc>
        <w:tc>
          <w:tcPr>
            <w:vAlign w:val="center"/>
          </w:tcPr>
          <w:p w:rsidR="00000000" w:rsidDel="00000000" w:rsidP="00000000" w:rsidRDefault="00000000" w:rsidRPr="00000000" w14:paraId="0000000F">
            <w:pPr>
              <w:spacing w:after="120" w:line="240" w:lineRule="auto"/>
              <w:jc w:val="both"/>
              <w:rPr/>
            </w:pPr>
            <w:r w:rsidDel="00000000" w:rsidR="00000000" w:rsidRPr="00000000">
              <w:rPr>
                <w:highlight w:val="white"/>
                <w:rtl w:val="0"/>
              </w:rPr>
              <w:t xml:space="preserve">Ejecución de plan de emergencias de acuerdo con el evento “simulacro</w:t>
            </w:r>
            <w:r w:rsidDel="00000000" w:rsidR="00000000" w:rsidRPr="00000000">
              <w:rPr>
                <w:rtl w:val="0"/>
              </w:rPr>
              <w:t xml:space="preserve">”</w:t>
            </w:r>
          </w:p>
        </w:tc>
      </w:tr>
      <w:tr>
        <w:trPr>
          <w:cantSplit w:val="0"/>
          <w:trHeight w:val="340" w:hRule="atLeast"/>
          <w:tblHeader w:val="0"/>
        </w:trPr>
        <w:tc>
          <w:tcPr>
            <w:shd w:fill="8db3e2" w:val="clear"/>
            <w:vAlign w:val="center"/>
          </w:tcPr>
          <w:p w:rsidR="00000000" w:rsidDel="00000000" w:rsidP="00000000" w:rsidRDefault="00000000" w:rsidRPr="00000000" w14:paraId="00000010">
            <w:pPr>
              <w:spacing w:line="240" w:lineRule="auto"/>
              <w:jc w:val="both"/>
              <w:rPr/>
            </w:pPr>
            <w:r w:rsidDel="00000000" w:rsidR="00000000" w:rsidRPr="00000000">
              <w:rPr>
                <w:rtl w:val="0"/>
              </w:rPr>
              <w:t xml:space="preserve">BREVE DESCRIPCIÓN</w:t>
            </w:r>
          </w:p>
        </w:tc>
        <w:tc>
          <w:tcPr>
            <w:vAlign w:val="center"/>
          </w:tcPr>
          <w:p w:rsidR="00000000" w:rsidDel="00000000" w:rsidP="00000000" w:rsidRDefault="00000000" w:rsidRPr="00000000" w14:paraId="00000011">
            <w:pPr>
              <w:spacing w:after="120" w:line="240" w:lineRule="auto"/>
              <w:jc w:val="both"/>
              <w:rPr/>
            </w:pPr>
            <w:r w:rsidDel="00000000" w:rsidR="00000000" w:rsidRPr="00000000">
              <w:rPr>
                <w:rtl w:val="0"/>
              </w:rPr>
              <w:t xml:space="preserve">La ejecución de los planes de emergencia se inicia antes de la entrada del público, lo que implica definir roles y responsabilidades para atender sucesos no planeados, verificando el cumplimiento de las normativas y la adherencia a los planes diseñados para mitigar y controlar los riesgos que se pueden materializar en cualquier espectáculo, feria o función.</w:t>
            </w:r>
          </w:p>
        </w:tc>
      </w:tr>
      <w:tr>
        <w:trPr>
          <w:cantSplit w:val="0"/>
          <w:trHeight w:val="340" w:hRule="atLeast"/>
          <w:tblHeader w:val="0"/>
        </w:trPr>
        <w:tc>
          <w:tcPr>
            <w:shd w:fill="8db3e2" w:val="clear"/>
            <w:vAlign w:val="center"/>
          </w:tcPr>
          <w:p w:rsidR="00000000" w:rsidDel="00000000" w:rsidP="00000000" w:rsidRDefault="00000000" w:rsidRPr="00000000" w14:paraId="00000012">
            <w:pPr>
              <w:spacing w:line="240" w:lineRule="auto"/>
              <w:jc w:val="both"/>
              <w:rPr/>
            </w:pPr>
            <w:r w:rsidDel="00000000" w:rsidR="00000000" w:rsidRPr="00000000">
              <w:rPr>
                <w:rtl w:val="0"/>
              </w:rPr>
              <w:t xml:space="preserve">PALABRAS CLAVE</w:t>
            </w:r>
          </w:p>
        </w:tc>
        <w:tc>
          <w:tcPr>
            <w:vAlign w:val="center"/>
          </w:tcPr>
          <w:p w:rsidR="00000000" w:rsidDel="00000000" w:rsidP="00000000" w:rsidRDefault="00000000" w:rsidRPr="00000000" w14:paraId="00000013">
            <w:pPr>
              <w:spacing w:after="120" w:line="240" w:lineRule="auto"/>
              <w:jc w:val="both"/>
              <w:rPr/>
            </w:pPr>
            <w:r w:rsidDel="00000000" w:rsidR="00000000" w:rsidRPr="00000000">
              <w:rPr>
                <w:rtl w:val="0"/>
              </w:rPr>
              <w:t xml:space="preserve">Alerta, alarma, protocolos, simulación, simulacro. </w:t>
            </w:r>
          </w:p>
        </w:tc>
      </w:tr>
    </w:tbl>
    <w:p w:rsidR="00000000" w:rsidDel="00000000" w:rsidP="00000000" w:rsidRDefault="00000000" w:rsidRPr="00000000" w14:paraId="00000014">
      <w:pPr>
        <w:spacing w:line="240" w:lineRule="auto"/>
        <w:jc w:val="both"/>
        <w:rPr/>
      </w:pPr>
      <w:r w:rsidDel="00000000" w:rsidR="00000000" w:rsidRPr="00000000">
        <w:rPr>
          <w:rtl w:val="0"/>
        </w:rPr>
      </w:r>
    </w:p>
    <w:tbl>
      <w:tblPr>
        <w:tblStyle w:val="Table4"/>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5">
            <w:pPr>
              <w:spacing w:line="240" w:lineRule="auto"/>
              <w:jc w:val="both"/>
              <w:rPr/>
            </w:pPr>
            <w:r w:rsidDel="00000000" w:rsidR="00000000" w:rsidRPr="00000000">
              <w:rPr>
                <w:rtl w:val="0"/>
              </w:rPr>
              <w:t xml:space="preserve">ÁREA OCUPACIONAL</w:t>
            </w:r>
          </w:p>
        </w:tc>
        <w:tc>
          <w:tcPr>
            <w:vAlign w:val="center"/>
          </w:tcPr>
          <w:p w:rsidR="00000000" w:rsidDel="00000000" w:rsidP="00000000" w:rsidRDefault="00000000" w:rsidRPr="00000000" w14:paraId="00000016">
            <w:pPr>
              <w:spacing w:line="240" w:lineRule="auto"/>
              <w:jc w:val="both"/>
              <w:rPr/>
            </w:pPr>
            <w:r w:rsidDel="00000000" w:rsidR="00000000" w:rsidRPr="00000000">
              <w:rPr>
                <w:rtl w:val="0"/>
              </w:rPr>
              <w:t xml:space="preserve">6 - VENTAS Y SERVICIOS</w:t>
            </w:r>
          </w:p>
        </w:tc>
      </w:tr>
      <w:tr>
        <w:trPr>
          <w:cantSplit w:val="0"/>
          <w:trHeight w:val="465" w:hRule="atLeast"/>
          <w:tblHeader w:val="0"/>
        </w:trPr>
        <w:tc>
          <w:tcPr>
            <w:shd w:fill="8db3e2" w:val="clear"/>
            <w:vAlign w:val="center"/>
          </w:tcPr>
          <w:p w:rsidR="00000000" w:rsidDel="00000000" w:rsidP="00000000" w:rsidRDefault="00000000" w:rsidRPr="00000000" w14:paraId="00000017">
            <w:pPr>
              <w:spacing w:line="240" w:lineRule="auto"/>
              <w:jc w:val="both"/>
              <w:rPr/>
            </w:pPr>
            <w:r w:rsidDel="00000000" w:rsidR="00000000" w:rsidRPr="00000000">
              <w:rPr>
                <w:rtl w:val="0"/>
              </w:rPr>
              <w:t xml:space="preserve">IDIOMA</w:t>
            </w:r>
          </w:p>
        </w:tc>
        <w:tc>
          <w:tcPr>
            <w:vAlign w:val="center"/>
          </w:tcPr>
          <w:p w:rsidR="00000000" w:rsidDel="00000000" w:rsidP="00000000" w:rsidRDefault="00000000" w:rsidRPr="00000000" w14:paraId="00000018">
            <w:pPr>
              <w:spacing w:line="240" w:lineRule="auto"/>
              <w:jc w:val="both"/>
              <w:rPr/>
            </w:pPr>
            <w:r w:rsidDel="00000000" w:rsidR="00000000" w:rsidRPr="00000000">
              <w:rPr>
                <w:rtl w:val="0"/>
              </w:rPr>
              <w:t xml:space="preserve">Español</w:t>
            </w:r>
          </w:p>
        </w:tc>
      </w:tr>
    </w:tbl>
    <w:p w:rsidR="00000000" w:rsidDel="00000000" w:rsidP="00000000" w:rsidRDefault="00000000" w:rsidRPr="00000000" w14:paraId="00000019">
      <w:pPr>
        <w:keepNext w:val="1"/>
        <w:keepLines w:val="1"/>
        <w:spacing w:after="120" w:before="400" w:line="240" w:lineRule="auto"/>
        <w:jc w:val="both"/>
        <w:rPr/>
      </w:pPr>
      <w:r w:rsidDel="00000000" w:rsidR="00000000" w:rsidRPr="00000000">
        <w:rPr>
          <w:rtl w:val="0"/>
        </w:rPr>
        <w:t xml:space="preserve">TABLA DE CONTENIDOS</w:t>
      </w:r>
    </w:p>
    <w:p w:rsidR="00000000" w:rsidDel="00000000" w:rsidP="00000000" w:rsidRDefault="00000000" w:rsidRPr="00000000" w14:paraId="0000001A">
      <w:pPr>
        <w:spacing w:after="120" w:line="240" w:lineRule="auto"/>
        <w:ind w:left="284" w:firstLine="0"/>
        <w:jc w:val="both"/>
        <w:rPr>
          <w:b w:val="1"/>
        </w:rPr>
      </w:pPr>
      <w:r w:rsidDel="00000000" w:rsidR="00000000" w:rsidRPr="00000000">
        <w:rPr>
          <w:b w:val="1"/>
          <w:rtl w:val="0"/>
        </w:rPr>
        <w:t xml:space="preserve">Introducción</w:t>
      </w:r>
    </w:p>
    <w:p w:rsidR="00000000" w:rsidDel="00000000" w:rsidP="00000000" w:rsidRDefault="00000000" w:rsidRPr="00000000" w14:paraId="0000001B">
      <w:pPr>
        <w:numPr>
          <w:ilvl w:val="0"/>
          <w:numId w:val="10"/>
        </w:numPr>
        <w:spacing w:after="120" w:line="240" w:lineRule="auto"/>
        <w:ind w:left="567" w:hanging="283"/>
        <w:rPr>
          <w:color w:val="000000"/>
          <w:highlight w:val="white"/>
        </w:rPr>
      </w:pPr>
      <w:r w:rsidDel="00000000" w:rsidR="00000000" w:rsidRPr="00000000">
        <w:rPr>
          <w:color w:val="000000"/>
          <w:highlight w:val="white"/>
          <w:rtl w:val="0"/>
        </w:rPr>
        <w:t xml:space="preserve">Alerta y alarmas de emergencias</w:t>
      </w:r>
    </w:p>
    <w:p w:rsidR="00000000" w:rsidDel="00000000" w:rsidP="00000000" w:rsidRDefault="00000000" w:rsidRPr="00000000" w14:paraId="0000001C">
      <w:pPr>
        <w:spacing w:after="120" w:line="240" w:lineRule="auto"/>
        <w:ind w:firstLine="284"/>
        <w:rPr>
          <w:highlight w:val="white"/>
        </w:rPr>
      </w:pPr>
      <w:r w:rsidDel="00000000" w:rsidR="00000000" w:rsidRPr="00000000">
        <w:rPr>
          <w:highlight w:val="white"/>
          <w:rtl w:val="0"/>
        </w:rPr>
        <w:t xml:space="preserve">2. Fases de activación</w:t>
      </w:r>
    </w:p>
    <w:p w:rsidR="00000000" w:rsidDel="00000000" w:rsidP="00000000" w:rsidRDefault="00000000" w:rsidRPr="00000000" w14:paraId="0000001D">
      <w:pPr>
        <w:spacing w:after="120" w:line="240" w:lineRule="auto"/>
        <w:ind w:firstLine="284"/>
        <w:rPr/>
      </w:pPr>
      <w:r w:rsidDel="00000000" w:rsidR="00000000" w:rsidRPr="00000000">
        <w:rPr>
          <w:highlight w:val="white"/>
          <w:rtl w:val="0"/>
        </w:rPr>
        <w:t xml:space="preserve">3. Protocolo de activación del plan de emergencias y contingencias</w:t>
      </w:r>
      <w:r w:rsidDel="00000000" w:rsidR="00000000" w:rsidRPr="00000000">
        <w:rPr>
          <w:rtl w:val="0"/>
        </w:rPr>
      </w:r>
    </w:p>
    <w:p w:rsidR="00000000" w:rsidDel="00000000" w:rsidP="00000000" w:rsidRDefault="00000000" w:rsidRPr="00000000" w14:paraId="0000001E">
      <w:pPr>
        <w:spacing w:line="240" w:lineRule="auto"/>
        <w:ind w:left="1440" w:firstLine="0"/>
        <w:jc w:val="both"/>
        <w:rPr/>
      </w:pPr>
      <w:r w:rsidDel="00000000" w:rsidR="00000000" w:rsidRPr="00000000">
        <w:rPr>
          <w:rtl w:val="0"/>
        </w:rPr>
      </w:r>
    </w:p>
    <w:p w:rsidR="00000000" w:rsidDel="00000000" w:rsidP="00000000" w:rsidRDefault="00000000" w:rsidRPr="00000000" w14:paraId="0000001F">
      <w:pPr>
        <w:spacing w:line="240" w:lineRule="auto"/>
        <w:jc w:val="both"/>
        <w:rPr>
          <w:b w:val="1"/>
        </w:rPr>
      </w:pPr>
      <w:r w:rsidDel="00000000" w:rsidR="00000000" w:rsidRPr="00000000">
        <w:rPr>
          <w:rtl w:val="0"/>
        </w:rPr>
      </w:r>
    </w:p>
    <w:p w:rsidR="00000000" w:rsidDel="00000000" w:rsidP="00000000" w:rsidRDefault="00000000" w:rsidRPr="00000000" w14:paraId="00000020">
      <w:pPr>
        <w:spacing w:line="240" w:lineRule="auto"/>
        <w:jc w:val="both"/>
        <w:rPr>
          <w:b w:val="1"/>
        </w:rPr>
      </w:pPr>
      <w:r w:rsidDel="00000000" w:rsidR="00000000" w:rsidRPr="00000000">
        <w:rPr>
          <w:b w:val="1"/>
          <w:rtl w:val="0"/>
        </w:rPr>
        <w:t xml:space="preserve">Introducción</w:t>
      </w:r>
    </w:p>
    <w:p w:rsidR="00000000" w:rsidDel="00000000" w:rsidP="00000000" w:rsidRDefault="00000000" w:rsidRPr="00000000" w14:paraId="00000021">
      <w:pPr>
        <w:spacing w:line="240" w:lineRule="auto"/>
        <w:jc w:val="both"/>
        <w:rPr/>
      </w:pPr>
      <w:r w:rsidDel="00000000" w:rsidR="00000000" w:rsidRPr="00000000">
        <w:rPr>
          <w:rtl w:val="0"/>
        </w:rPr>
      </w:r>
    </w:p>
    <w:tbl>
      <w:tblPr>
        <w:tblStyle w:val="Table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22">
            <w:pPr>
              <w:keepNext w:val="1"/>
              <w:keepLines w:val="1"/>
              <w:spacing w:after="120" w:before="400" w:line="240" w:lineRule="auto"/>
              <w:jc w:val="both"/>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023">
            <w:pPr>
              <w:spacing w:after="240" w:before="240" w:line="240" w:lineRule="auto"/>
              <w:jc w:val="both"/>
              <w:rPr/>
            </w:pPr>
            <w:r w:rsidDel="00000000" w:rsidR="00000000" w:rsidRPr="00000000">
              <w:rPr>
                <w:rtl w:val="0"/>
              </w:rPr>
              <w:t xml:space="preserve">Estimado aprendiz, en esta unidad va a conocer las fases que contempla una emergencia desde que se emite una alerta, cómo se activan los protocolos de emergencia conforme al riesgo que se esté materializando, y la diferencia entre alerta y alarma, entre otros conceptos fundamentales en un plan de emergencias. Así mismo, se revisarán las fases de activación de los planes de emergencia, la relevancia de organizar y planear con anticipació n, las simulaciones y simulacros, y la importancia de la apropiación de los protocolos de intervención, con el fin de disminuir los efectos negativos de un suceso y salvar vidas. </w:t>
            </w:r>
          </w:p>
          <w:p w:rsidR="00000000" w:rsidDel="00000000" w:rsidP="00000000" w:rsidRDefault="00000000" w:rsidRPr="00000000" w14:paraId="00000024">
            <w:pPr>
              <w:spacing w:after="240" w:before="240" w:line="240" w:lineRule="auto"/>
              <w:rPr/>
            </w:pPr>
            <w:r w:rsidDel="00000000" w:rsidR="00000000" w:rsidRPr="00000000">
              <w:rPr>
                <w:rtl w:val="0"/>
              </w:rPr>
              <w:t xml:space="preserve">Lo invitamos a ver el siguiente video, a conocer sobre este interesante tema, y le deseamos que culmine con éxito cada uno de los puntos que se desarrollan, para que logre las competencias esperadas en este componente formativo.</w:t>
            </w:r>
          </w:p>
        </w:tc>
      </w:tr>
    </w:tbl>
    <w:p w:rsidR="00000000" w:rsidDel="00000000" w:rsidP="00000000" w:rsidRDefault="00000000" w:rsidRPr="00000000" w14:paraId="00000025">
      <w:pPr>
        <w:spacing w:line="240" w:lineRule="auto"/>
        <w:jc w:val="both"/>
        <w:rPr/>
      </w:pPr>
      <w:r w:rsidDel="00000000" w:rsidR="00000000" w:rsidRPr="00000000">
        <w:rPr>
          <w:rtl w:val="0"/>
        </w:rPr>
      </w:r>
    </w:p>
    <w:p w:rsidR="00000000" w:rsidDel="00000000" w:rsidP="00000000" w:rsidRDefault="00000000" w:rsidRPr="00000000" w14:paraId="00000026">
      <w:pPr>
        <w:spacing w:line="240" w:lineRule="auto"/>
        <w:jc w:val="both"/>
        <w:rPr>
          <w:b w:val="1"/>
        </w:rPr>
      </w:pPr>
      <w:r w:rsidDel="00000000" w:rsidR="00000000" w:rsidRPr="00000000">
        <w:rPr>
          <w:rtl w:val="0"/>
        </w:rPr>
      </w:r>
    </w:p>
    <w:p w:rsidR="00000000" w:rsidDel="00000000" w:rsidP="00000000" w:rsidRDefault="00000000" w:rsidRPr="00000000" w14:paraId="00000027">
      <w:pPr>
        <w:spacing w:line="240" w:lineRule="auto"/>
        <w:jc w:val="both"/>
        <w:rPr>
          <w:i w:val="1"/>
        </w:rPr>
      </w:pPr>
      <w:r w:rsidDel="00000000" w:rsidR="00000000" w:rsidRPr="00000000">
        <w:rPr>
          <w:b w:val="1"/>
          <w:rtl w:val="0"/>
        </w:rPr>
        <w:t xml:space="preserve">GUION DE VIDEO INTRODUCTORIO </w:t>
      </w:r>
      <w:r w:rsidDel="00000000" w:rsidR="00000000" w:rsidRPr="00000000">
        <w:rPr>
          <w:rtl w:val="0"/>
        </w:rPr>
      </w:r>
    </w:p>
    <w:p w:rsidR="00000000" w:rsidDel="00000000" w:rsidP="00000000" w:rsidRDefault="00000000" w:rsidRPr="00000000" w14:paraId="00000028">
      <w:pPr>
        <w:spacing w:line="240" w:lineRule="auto"/>
        <w:jc w:val="both"/>
        <w:rPr/>
      </w:pPr>
      <w:r w:rsidDel="00000000" w:rsidR="00000000" w:rsidRPr="00000000">
        <w:rPr>
          <w:rtl w:val="0"/>
        </w:rPr>
      </w:r>
    </w:p>
    <w:tbl>
      <w:tblPr>
        <w:tblStyle w:val="Table6"/>
        <w:tblW w:w="1335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035"/>
        <w:gridCol w:w="3540"/>
        <w:gridCol w:w="1470"/>
        <w:gridCol w:w="3930"/>
        <w:gridCol w:w="3375"/>
        <w:tblGridChange w:id="0">
          <w:tblGrid>
            <w:gridCol w:w="1035"/>
            <w:gridCol w:w="3540"/>
            <w:gridCol w:w="1470"/>
            <w:gridCol w:w="3930"/>
            <w:gridCol w:w="3375"/>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9">
            <w:pPr>
              <w:widowControl w:val="0"/>
              <w:spacing w:line="240" w:lineRule="auto"/>
              <w:jc w:val="both"/>
              <w:rPr>
                <w:b w:val="1"/>
              </w:rPr>
            </w:pPr>
            <w:r w:rsidDel="00000000" w:rsidR="00000000" w:rsidRPr="00000000">
              <w:rPr>
                <w:b w:val="1"/>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A">
            <w:pPr>
              <w:keepNext w:val="1"/>
              <w:keepLines w:val="1"/>
              <w:widowControl w:val="0"/>
              <w:spacing w:after="60" w:line="240" w:lineRule="auto"/>
              <w:jc w:val="both"/>
              <w:rPr/>
            </w:pPr>
            <w:bookmarkStart w:colFirst="0" w:colLast="0" w:name="_heading=h.1t3h5sf" w:id="0"/>
            <w:bookmarkEnd w:id="0"/>
            <w:r w:rsidDel="00000000" w:rsidR="00000000" w:rsidRPr="00000000">
              <w:rPr>
                <w:rtl w:val="0"/>
              </w:rPr>
              <w:t xml:space="preserve">Video </w:t>
            </w:r>
            <w:r w:rsidDel="00000000" w:rsidR="00000000" w:rsidRPr="00000000">
              <w:rPr>
                <w:i w:val="1"/>
                <w:rtl w:val="0"/>
              </w:rPr>
              <w:t xml:space="preserve">spot</w:t>
            </w:r>
            <w:r w:rsidDel="00000000" w:rsidR="00000000" w:rsidRPr="00000000">
              <w:rPr>
                <w:rtl w:val="0"/>
              </w:rPr>
              <w:t xml:space="preserve"> animado</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E">
            <w:pPr>
              <w:widowControl w:val="0"/>
              <w:spacing w:line="240" w:lineRule="auto"/>
              <w:jc w:val="both"/>
              <w:rPr>
                <w:b w:val="1"/>
              </w:rPr>
            </w:pPr>
            <w:r w:rsidDel="00000000" w:rsidR="00000000" w:rsidRPr="00000000">
              <w:rPr>
                <w:b w:val="1"/>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F">
            <w:pPr>
              <w:widowControl w:val="0"/>
              <w:spacing w:line="240" w:lineRule="auto"/>
              <w:jc w:val="both"/>
              <w:rPr>
                <w:b w:val="1"/>
              </w:rPr>
            </w:pPr>
            <w:r w:rsidDel="00000000" w:rsidR="00000000" w:rsidRPr="00000000">
              <w:rPr>
                <w:b w:val="1"/>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3">
            <w:pPr>
              <w:widowControl w:val="0"/>
              <w:spacing w:line="240" w:lineRule="auto"/>
              <w:jc w:val="both"/>
              <w:rPr>
                <w:b w:val="1"/>
              </w:rPr>
            </w:pPr>
            <w:r w:rsidDel="00000000" w:rsidR="00000000" w:rsidRPr="00000000">
              <w:rPr>
                <w:b w:val="1"/>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34">
            <w:pPr>
              <w:widowControl w:val="0"/>
              <w:spacing w:line="240" w:lineRule="auto"/>
              <w:jc w:val="both"/>
              <w:rPr/>
            </w:pPr>
            <w:r w:rsidDel="00000000" w:rsidR="00000000" w:rsidRPr="00000000">
              <w:rPr>
                <w:rtl w:val="0"/>
              </w:rPr>
              <w:t xml:space="preserve">Importancia de la gestión del riesgo en eventos masivos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8">
            <w:pPr>
              <w:widowControl w:val="0"/>
              <w:spacing w:line="240" w:lineRule="auto"/>
              <w:jc w:val="both"/>
              <w:rPr>
                <w:b w:val="1"/>
              </w:rPr>
            </w:pPr>
            <w:r w:rsidDel="00000000" w:rsidR="00000000" w:rsidRPr="00000000">
              <w:rPr>
                <w:b w:val="1"/>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spacing w:line="240" w:lineRule="auto"/>
              <w:jc w:val="both"/>
              <w:rPr>
                <w:b w:val="1"/>
              </w:rPr>
            </w:pPr>
            <w:r w:rsidDel="00000000" w:rsidR="00000000" w:rsidRPr="00000000">
              <w:rPr>
                <w:b w:val="1"/>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spacing w:line="240" w:lineRule="auto"/>
              <w:jc w:val="both"/>
              <w:rPr>
                <w:b w:val="1"/>
              </w:rPr>
            </w:pPr>
            <w:r w:rsidDel="00000000" w:rsidR="00000000" w:rsidRPr="00000000">
              <w:rPr>
                <w:b w:val="1"/>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line="240" w:lineRule="auto"/>
              <w:jc w:val="both"/>
              <w:rPr>
                <w:b w:val="1"/>
              </w:rPr>
            </w:pPr>
            <w:r w:rsidDel="00000000" w:rsidR="00000000" w:rsidRPr="00000000">
              <w:rPr>
                <w:b w:val="1"/>
                <w:rtl w:val="0"/>
              </w:rPr>
              <w:t xml:space="preserve">Narración (voz en </w:t>
            </w:r>
            <w:r w:rsidDel="00000000" w:rsidR="00000000" w:rsidRPr="00000000">
              <w:rPr>
                <w:b w:val="1"/>
                <w:i w:val="1"/>
                <w:rtl w:val="0"/>
              </w:rPr>
              <w:t xml:space="preserve">off</w:t>
            </w:r>
            <w:r w:rsidDel="00000000" w:rsidR="00000000" w:rsidRPr="00000000">
              <w:rPr>
                <w:b w:val="1"/>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pacing w:line="240" w:lineRule="auto"/>
              <w:jc w:val="both"/>
              <w:rPr>
                <w:b w:val="1"/>
              </w:rPr>
            </w:pPr>
            <w:r w:rsidDel="00000000" w:rsidR="00000000" w:rsidRPr="00000000">
              <w:rPr>
                <w:b w:val="1"/>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D">
            <w:pPr>
              <w:widowControl w:val="0"/>
              <w:spacing w:line="240" w:lineRule="auto"/>
              <w:jc w:val="both"/>
              <w:rPr>
                <w:b w:val="1"/>
              </w:rPr>
            </w:pPr>
            <w:bookmarkStart w:colFirst="0" w:colLast="0" w:name="_heading=h.30j0zll" w:id="1"/>
            <w:bookmarkEnd w:id="1"/>
            <w:r w:rsidDel="00000000" w:rsidR="00000000" w:rsidRPr="00000000">
              <w:rPr>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spacing w:line="240" w:lineRule="auto"/>
              <w:jc w:val="both"/>
              <w:rPr/>
            </w:pPr>
            <w:r w:rsidDel="00000000" w:rsidR="00000000" w:rsidRPr="00000000">
              <w:rPr>
                <w:rtl w:val="0"/>
              </w:rPr>
              <w:t xml:space="preserve">Parte 1</w:t>
            </w:r>
          </w:p>
          <w:p w:rsidR="00000000" w:rsidDel="00000000" w:rsidP="00000000" w:rsidRDefault="00000000" w:rsidRPr="00000000" w14:paraId="0000003F">
            <w:pPr>
              <w:widowControl w:val="0"/>
              <w:spacing w:line="240" w:lineRule="auto"/>
              <w:jc w:val="both"/>
              <w:rPr/>
            </w:pPr>
            <w:r w:rsidDel="00000000" w:rsidR="00000000" w:rsidRPr="00000000">
              <w:rPr>
                <w:rtl w:val="0"/>
              </w:rPr>
              <w:t xml:space="preserve">Crear una imagen similar e ir evidenciando la importancia de tener en cuenta las fases para un plan de emergencia y lo que este abarca.</w:t>
            </w:r>
            <w:r w:rsidDel="00000000" w:rsidR="00000000" w:rsidRPr="00000000">
              <w:drawing>
                <wp:anchor allowOverlap="1" behindDoc="0" distB="0" distT="0" distL="114300" distR="114300" hidden="0" layoutInCell="1" locked="0" relativeHeight="0" simplePos="0">
                  <wp:simplePos x="0" y="0"/>
                  <wp:positionH relativeFrom="column">
                    <wp:posOffset>2541</wp:posOffset>
                  </wp:positionH>
                  <wp:positionV relativeFrom="paragraph">
                    <wp:posOffset>839470</wp:posOffset>
                  </wp:positionV>
                  <wp:extent cx="2120900" cy="1484630"/>
                  <wp:effectExtent b="0" l="0" r="0" t="0"/>
                  <wp:wrapSquare wrapText="bothSides" distB="0" distT="0" distL="114300" distR="114300"/>
                  <wp:docPr descr="Fase 2 y fase 3 durante la vida del coronavirus después de la emergencia del covid-19. 3 fases." id="473" name="image10.jpg"/>
                  <a:graphic>
                    <a:graphicData uri="http://schemas.openxmlformats.org/drawingml/2006/picture">
                      <pic:pic>
                        <pic:nvPicPr>
                          <pic:cNvPr descr="Fase 2 y fase 3 durante la vida del coronavirus después de la emergencia del covid-19. 3 fases." id="0" name="image10.jpg"/>
                          <pic:cNvPicPr preferRelativeResize="0"/>
                        </pic:nvPicPr>
                        <pic:blipFill>
                          <a:blip r:embed="rId10"/>
                          <a:srcRect b="0" l="0" r="0" t="0"/>
                          <a:stretch>
                            <a:fillRect/>
                          </a:stretch>
                        </pic:blipFill>
                        <pic:spPr>
                          <a:xfrm>
                            <a:off x="0" y="0"/>
                            <a:ext cx="2120900" cy="1484630"/>
                          </a:xfrm>
                          <a:prstGeom prst="rect"/>
                          <a:ln/>
                        </pic:spPr>
                      </pic:pic>
                    </a:graphicData>
                  </a:graphic>
                </wp:anchor>
              </w:drawing>
            </w:r>
          </w:p>
          <w:p w:rsidR="00000000" w:rsidDel="00000000" w:rsidP="00000000" w:rsidRDefault="00000000" w:rsidRPr="00000000" w14:paraId="00000040">
            <w:pPr>
              <w:widowControl w:val="0"/>
              <w:spacing w:line="240" w:lineRule="auto"/>
              <w:jc w:val="both"/>
              <w:rPr/>
            </w:pPr>
            <w:r w:rsidDel="00000000" w:rsidR="00000000" w:rsidRPr="00000000">
              <w:rPr>
                <w:rtl w:val="0"/>
              </w:rPr>
              <w:t xml:space="preserve">Parte 2</w:t>
            </w:r>
          </w:p>
          <w:p w:rsidR="00000000" w:rsidDel="00000000" w:rsidP="00000000" w:rsidRDefault="00000000" w:rsidRPr="00000000" w14:paraId="00000041">
            <w:pPr>
              <w:widowControl w:val="0"/>
              <w:spacing w:line="240" w:lineRule="auto"/>
              <w:jc w:val="both"/>
              <w:rPr/>
            </w:pPr>
            <w:r w:rsidDel="00000000" w:rsidR="00000000" w:rsidRPr="00000000">
              <w:rPr>
                <w:rtl w:val="0"/>
              </w:rPr>
              <w:t xml:space="preserve">Crear una imagen similar:</w:t>
            </w:r>
          </w:p>
          <w:p w:rsidR="00000000" w:rsidDel="00000000" w:rsidP="00000000" w:rsidRDefault="00000000" w:rsidRPr="00000000" w14:paraId="00000042">
            <w:pPr>
              <w:widowControl w:val="0"/>
              <w:spacing w:line="240" w:lineRule="auto"/>
              <w:jc w:val="both"/>
              <w:rPr/>
            </w:pPr>
            <w:r w:rsidDel="00000000" w:rsidR="00000000" w:rsidRPr="00000000">
              <w:rPr>
                <w:highlight w:val="white"/>
                <w:rtl w:val="0"/>
              </w:rPr>
              <w:t xml:space="preserve">Presentar la imagen similar e ir señalando cada una de las partes de un lugar, con el fin de evidenciar la importancia de la construcción de planes de emergencias y procedimientos que intervienen en estos sucesos. </w:t>
            </w:r>
            <w:r w:rsidDel="00000000" w:rsidR="00000000" w:rsidRPr="00000000">
              <w:rPr>
                <w:rtl w:val="0"/>
              </w:rPr>
            </w:r>
          </w:p>
          <w:p w:rsidR="00000000" w:rsidDel="00000000" w:rsidP="00000000" w:rsidRDefault="00000000" w:rsidRPr="00000000" w14:paraId="00000043">
            <w:pPr>
              <w:widowControl w:val="0"/>
              <w:spacing w:line="240" w:lineRule="auto"/>
              <w:jc w:val="both"/>
              <w:rPr/>
            </w:pPr>
            <w:r w:rsidDel="00000000" w:rsidR="00000000" w:rsidRPr="00000000">
              <w:rPr>
                <w:rtl w:val="0"/>
              </w:rPr>
            </w:r>
          </w:p>
          <w:p w:rsidR="00000000" w:rsidDel="00000000" w:rsidP="00000000" w:rsidRDefault="00000000" w:rsidRPr="00000000" w14:paraId="00000044">
            <w:pPr>
              <w:widowControl w:val="0"/>
              <w:spacing w:line="240" w:lineRule="auto"/>
              <w:jc w:val="both"/>
              <w:rPr/>
            </w:pPr>
            <w:r w:rsidDel="00000000" w:rsidR="00000000" w:rsidRPr="00000000">
              <w:rPr/>
              <w:drawing>
                <wp:inline distB="0" distT="0" distL="0" distR="0">
                  <wp:extent cx="2120900" cy="1367790"/>
                  <wp:effectExtent b="0" l="0" r="0" t="0"/>
                  <wp:docPr descr="Mapa de punto de ensamblado de la familia irreconocible en casa" id="500" name="image44.jpg"/>
                  <a:graphic>
                    <a:graphicData uri="http://schemas.openxmlformats.org/drawingml/2006/picture">
                      <pic:pic>
                        <pic:nvPicPr>
                          <pic:cNvPr descr="Mapa de punto de ensamblado de la familia irreconocible en casa" id="0" name="image44.jpg"/>
                          <pic:cNvPicPr preferRelativeResize="0"/>
                        </pic:nvPicPr>
                        <pic:blipFill>
                          <a:blip r:embed="rId11"/>
                          <a:srcRect b="0" l="0" r="0" t="0"/>
                          <a:stretch>
                            <a:fillRect/>
                          </a:stretch>
                        </pic:blipFill>
                        <pic:spPr>
                          <a:xfrm>
                            <a:off x="0" y="0"/>
                            <a:ext cx="2120900" cy="136779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spacing w:line="240" w:lineRule="auto"/>
              <w:jc w:val="both"/>
              <w:rPr/>
            </w:pPr>
            <w:r w:rsidDel="00000000" w:rsidR="00000000" w:rsidRPr="00000000">
              <w:rPr>
                <w:rtl w:val="0"/>
              </w:rPr>
              <w:t xml:space="preserve">Sonido instrumental que transmita la idea de prevención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6">
            <w:pPr>
              <w:spacing w:before="240" w:line="240" w:lineRule="auto"/>
              <w:jc w:val="both"/>
              <w:rPr/>
            </w:pPr>
            <w:r w:rsidDel="00000000" w:rsidR="00000000" w:rsidRPr="00000000">
              <w:rPr>
                <w:rtl w:val="0"/>
              </w:rPr>
              <w:t xml:space="preserve">Al pensar en un plan de emergencias es importante diferenciar los términos. Por ejemplo, es distinta una fase de alerta a activar el sistema de alarma en sí. La alerta es una señal que avisa de un peligro, un llamado de atención para estar atentos. La alarma es una señal (por lo general sonora o lumínica), que implica ejecutar una acción inmediata por la presencia de un riesgo grave, capaz de comprometer la integridad o la vida de las personas. </w:t>
            </w:r>
          </w:p>
          <w:p w:rsidR="00000000" w:rsidDel="00000000" w:rsidP="00000000" w:rsidRDefault="00000000" w:rsidRPr="00000000" w14:paraId="00000047">
            <w:pPr>
              <w:spacing w:before="240" w:line="240" w:lineRule="auto"/>
              <w:jc w:val="both"/>
              <w:rPr/>
            </w:pPr>
            <w:r w:rsidDel="00000000" w:rsidR="00000000" w:rsidRPr="00000000">
              <w:rPr>
                <w:rtl w:val="0"/>
              </w:rPr>
              <w:t xml:space="preserve">Una emergencia, en cambio, es aquella situación que puede ocasionar riesgo de lesiones graves o fatales a los seres humanos, o afectar seriamente instalaciones, equipos o el medio ambiente. En todo evento que congregue personas debe haber un responsable, y se debe haber previsto un plan de emergencia y contingencia con sus respectivos procedimientos operativos normalizados, según el marco legal vigente.</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spacing w:line="240" w:lineRule="auto"/>
              <w:jc w:val="both"/>
              <w:rPr/>
            </w:pPr>
            <w:r w:rsidDel="00000000" w:rsidR="00000000" w:rsidRPr="00000000">
              <w:rPr>
                <w:rtl w:val="0"/>
              </w:rPr>
              <w:t xml:space="preserve">Emergencias</w:t>
            </w:r>
          </w:p>
          <w:p w:rsidR="00000000" w:rsidDel="00000000" w:rsidP="00000000" w:rsidRDefault="00000000" w:rsidRPr="00000000" w14:paraId="00000049">
            <w:pPr>
              <w:widowControl w:val="0"/>
              <w:spacing w:line="240" w:lineRule="auto"/>
              <w:jc w:val="both"/>
              <w:rPr/>
            </w:pPr>
            <w:r w:rsidDel="00000000" w:rsidR="00000000" w:rsidRPr="00000000">
              <w:rPr>
                <w:rtl w:val="0"/>
              </w:rPr>
              <w:t xml:space="preserve">Plan de emergencia</w:t>
            </w:r>
          </w:p>
          <w:p w:rsidR="00000000" w:rsidDel="00000000" w:rsidP="00000000" w:rsidRDefault="00000000" w:rsidRPr="00000000" w14:paraId="0000004A">
            <w:pPr>
              <w:widowControl w:val="0"/>
              <w:spacing w:line="240" w:lineRule="auto"/>
              <w:jc w:val="both"/>
              <w:rPr/>
            </w:pPr>
            <w:r w:rsidDel="00000000" w:rsidR="00000000" w:rsidRPr="00000000">
              <w:rPr>
                <w:rtl w:val="0"/>
              </w:rPr>
              <w:t xml:space="preserve">Contingencia</w:t>
            </w:r>
          </w:p>
          <w:p w:rsidR="00000000" w:rsidDel="00000000" w:rsidP="00000000" w:rsidRDefault="00000000" w:rsidRPr="00000000" w14:paraId="0000004B">
            <w:pPr>
              <w:widowControl w:val="0"/>
              <w:spacing w:line="240" w:lineRule="auto"/>
              <w:jc w:val="both"/>
              <w:rPr/>
            </w:pPr>
            <w:r w:rsidDel="00000000" w:rsidR="00000000" w:rsidRPr="00000000">
              <w:rPr>
                <w:rtl w:val="0"/>
              </w:rPr>
              <w:t xml:space="preserve">Procedimientos </w:t>
            </w:r>
          </w:p>
          <w:p w:rsidR="00000000" w:rsidDel="00000000" w:rsidP="00000000" w:rsidRDefault="00000000" w:rsidRPr="00000000" w14:paraId="0000004C">
            <w:pPr>
              <w:widowControl w:val="0"/>
              <w:spacing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D">
            <w:pPr>
              <w:widowControl w:val="0"/>
              <w:spacing w:line="240" w:lineRule="auto"/>
              <w:jc w:val="both"/>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spacing w:line="240" w:lineRule="auto"/>
              <w:jc w:val="both"/>
              <w:rPr/>
            </w:pPr>
            <w:r w:rsidDel="00000000" w:rsidR="00000000" w:rsidRPr="00000000">
              <w:rPr>
                <w:rtl w:val="0"/>
              </w:rPr>
              <w:t xml:space="preserve">Parte 1:</w:t>
            </w:r>
          </w:p>
          <w:p w:rsidR="00000000" w:rsidDel="00000000" w:rsidP="00000000" w:rsidRDefault="00000000" w:rsidRPr="00000000" w14:paraId="0000004F">
            <w:pPr>
              <w:widowControl w:val="0"/>
              <w:spacing w:line="240" w:lineRule="auto"/>
              <w:jc w:val="both"/>
              <w:rPr/>
            </w:pPr>
            <w:r w:rsidDel="00000000" w:rsidR="00000000" w:rsidRPr="00000000">
              <w:rPr>
                <w:rtl w:val="0"/>
              </w:rPr>
              <w:t xml:space="preserve">Mientras corre la imagen irán apareciendo los interrogantes escritos, con el fin de crear reflexión de quien ve el video.</w:t>
            </w:r>
          </w:p>
          <w:p w:rsidR="00000000" w:rsidDel="00000000" w:rsidP="00000000" w:rsidRDefault="00000000" w:rsidRPr="00000000" w14:paraId="00000050">
            <w:pPr>
              <w:widowControl w:val="0"/>
              <w:spacing w:line="240" w:lineRule="auto"/>
              <w:jc w:val="both"/>
              <w:rPr/>
            </w:pPr>
            <w:r w:rsidDel="00000000" w:rsidR="00000000" w:rsidRPr="00000000">
              <w:rPr>
                <w:rtl w:val="0"/>
              </w:rPr>
            </w:r>
          </w:p>
          <w:p w:rsidR="00000000" w:rsidDel="00000000" w:rsidP="00000000" w:rsidRDefault="00000000" w:rsidRPr="00000000" w14:paraId="00000051">
            <w:pPr>
              <w:widowControl w:val="0"/>
              <w:spacing w:line="240" w:lineRule="auto"/>
              <w:jc w:val="both"/>
              <w:rPr/>
            </w:pPr>
            <w:r w:rsidDel="00000000" w:rsidR="00000000" w:rsidRPr="00000000">
              <w:rPr>
                <w:rtl w:val="0"/>
              </w:rPr>
              <w:t xml:space="preserve">Crear imagen similar.</w:t>
            </w:r>
          </w:p>
          <w:p w:rsidR="00000000" w:rsidDel="00000000" w:rsidP="00000000" w:rsidRDefault="00000000" w:rsidRPr="00000000" w14:paraId="00000052">
            <w:pPr>
              <w:widowControl w:val="0"/>
              <w:spacing w:line="240" w:lineRule="auto"/>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222885</wp:posOffset>
                  </wp:positionH>
                  <wp:positionV relativeFrom="paragraph">
                    <wp:posOffset>98425</wp:posOffset>
                  </wp:positionV>
                  <wp:extent cx="1344505" cy="1369060"/>
                  <wp:effectExtent b="0" l="0" r="0" t="0"/>
                  <wp:wrapSquare wrapText="bothSides" distB="0" distT="0" distL="114300" distR="114300"/>
                  <wp:docPr descr="Hombre encargado del bombero en el entrenamiento de simulacros de emergencia " id="485" name="image22.jpg"/>
                  <a:graphic>
                    <a:graphicData uri="http://schemas.openxmlformats.org/drawingml/2006/picture">
                      <pic:pic>
                        <pic:nvPicPr>
                          <pic:cNvPr descr="Hombre encargado del bombero en el entrenamiento de simulacros de emergencia " id="0" name="image22.jpg"/>
                          <pic:cNvPicPr preferRelativeResize="0"/>
                        </pic:nvPicPr>
                        <pic:blipFill>
                          <a:blip r:embed="rId12"/>
                          <a:srcRect b="0" l="0" r="0" t="0"/>
                          <a:stretch>
                            <a:fillRect/>
                          </a:stretch>
                        </pic:blipFill>
                        <pic:spPr>
                          <a:xfrm>
                            <a:off x="0" y="0"/>
                            <a:ext cx="1344505" cy="1369060"/>
                          </a:xfrm>
                          <a:prstGeom prst="rect"/>
                          <a:ln/>
                        </pic:spPr>
                      </pic:pic>
                    </a:graphicData>
                  </a:graphic>
                </wp:anchor>
              </w:drawing>
            </w:r>
          </w:p>
          <w:p w:rsidR="00000000" w:rsidDel="00000000" w:rsidP="00000000" w:rsidRDefault="00000000" w:rsidRPr="00000000" w14:paraId="00000053">
            <w:pPr>
              <w:widowControl w:val="0"/>
              <w:spacing w:line="240" w:lineRule="auto"/>
              <w:jc w:val="both"/>
              <w:rPr/>
            </w:pPr>
            <w:r w:rsidDel="00000000" w:rsidR="00000000" w:rsidRPr="00000000">
              <w:rPr>
                <w:rtl w:val="0"/>
              </w:rPr>
            </w:r>
          </w:p>
          <w:p w:rsidR="00000000" w:rsidDel="00000000" w:rsidP="00000000" w:rsidRDefault="00000000" w:rsidRPr="00000000" w14:paraId="00000054">
            <w:pPr>
              <w:widowControl w:val="0"/>
              <w:spacing w:line="240" w:lineRule="auto"/>
              <w:jc w:val="both"/>
              <w:rPr/>
            </w:pPr>
            <w:r w:rsidDel="00000000" w:rsidR="00000000" w:rsidRPr="00000000">
              <w:rPr>
                <w:rtl w:val="0"/>
              </w:rPr>
            </w:r>
          </w:p>
          <w:p w:rsidR="00000000" w:rsidDel="00000000" w:rsidP="00000000" w:rsidRDefault="00000000" w:rsidRPr="00000000" w14:paraId="00000055">
            <w:pPr>
              <w:widowControl w:val="0"/>
              <w:spacing w:line="240" w:lineRule="auto"/>
              <w:jc w:val="both"/>
              <w:rPr/>
            </w:pPr>
            <w:r w:rsidDel="00000000" w:rsidR="00000000" w:rsidRPr="00000000">
              <w:rPr>
                <w:rtl w:val="0"/>
              </w:rPr>
            </w:r>
          </w:p>
          <w:p w:rsidR="00000000" w:rsidDel="00000000" w:rsidP="00000000" w:rsidRDefault="00000000" w:rsidRPr="00000000" w14:paraId="00000056">
            <w:pPr>
              <w:widowControl w:val="0"/>
              <w:spacing w:line="240" w:lineRule="auto"/>
              <w:jc w:val="both"/>
              <w:rPr/>
            </w:pPr>
            <w:r w:rsidDel="00000000" w:rsidR="00000000" w:rsidRPr="00000000">
              <w:rPr>
                <w:rtl w:val="0"/>
              </w:rPr>
            </w:r>
          </w:p>
          <w:p w:rsidR="00000000" w:rsidDel="00000000" w:rsidP="00000000" w:rsidRDefault="00000000" w:rsidRPr="00000000" w14:paraId="00000057">
            <w:pPr>
              <w:widowControl w:val="0"/>
              <w:spacing w:line="240" w:lineRule="auto"/>
              <w:jc w:val="both"/>
              <w:rPr/>
            </w:pPr>
            <w:r w:rsidDel="00000000" w:rsidR="00000000" w:rsidRPr="00000000">
              <w:rPr>
                <w:rtl w:val="0"/>
              </w:rPr>
            </w:r>
          </w:p>
          <w:p w:rsidR="00000000" w:rsidDel="00000000" w:rsidP="00000000" w:rsidRDefault="00000000" w:rsidRPr="00000000" w14:paraId="00000058">
            <w:pPr>
              <w:widowControl w:val="0"/>
              <w:spacing w:line="240" w:lineRule="auto"/>
              <w:jc w:val="both"/>
              <w:rPr/>
            </w:pPr>
            <w:r w:rsidDel="00000000" w:rsidR="00000000" w:rsidRPr="00000000">
              <w:rPr>
                <w:rtl w:val="0"/>
              </w:rPr>
            </w:r>
          </w:p>
          <w:p w:rsidR="00000000" w:rsidDel="00000000" w:rsidP="00000000" w:rsidRDefault="00000000" w:rsidRPr="00000000" w14:paraId="00000059">
            <w:pPr>
              <w:widowControl w:val="0"/>
              <w:spacing w:line="240" w:lineRule="auto"/>
              <w:jc w:val="both"/>
              <w:rPr/>
            </w:pPr>
            <w:r w:rsidDel="00000000" w:rsidR="00000000" w:rsidRPr="00000000">
              <w:rPr>
                <w:rtl w:val="0"/>
              </w:rPr>
            </w:r>
          </w:p>
          <w:p w:rsidR="00000000" w:rsidDel="00000000" w:rsidP="00000000" w:rsidRDefault="00000000" w:rsidRPr="00000000" w14:paraId="0000005A">
            <w:pPr>
              <w:widowControl w:val="0"/>
              <w:spacing w:line="240" w:lineRule="auto"/>
              <w:jc w:val="both"/>
              <w:rPr/>
            </w:pPr>
            <w:r w:rsidDel="00000000" w:rsidR="00000000" w:rsidRPr="00000000">
              <w:rPr>
                <w:rtl w:val="0"/>
              </w:rPr>
            </w:r>
          </w:p>
          <w:p w:rsidR="00000000" w:rsidDel="00000000" w:rsidP="00000000" w:rsidRDefault="00000000" w:rsidRPr="00000000" w14:paraId="0000005B">
            <w:pPr>
              <w:widowControl w:val="0"/>
              <w:spacing w:line="240" w:lineRule="auto"/>
              <w:jc w:val="both"/>
              <w:rPr/>
            </w:pPr>
            <w:r w:rsidDel="00000000" w:rsidR="00000000" w:rsidRPr="00000000">
              <w:rPr>
                <w:rtl w:val="0"/>
              </w:rPr>
            </w:r>
          </w:p>
          <w:p w:rsidR="00000000" w:rsidDel="00000000" w:rsidP="00000000" w:rsidRDefault="00000000" w:rsidRPr="00000000" w14:paraId="0000005C">
            <w:pPr>
              <w:widowControl w:val="0"/>
              <w:spacing w:line="240" w:lineRule="auto"/>
              <w:jc w:val="both"/>
              <w:rPr/>
            </w:pPr>
            <w:r w:rsidDel="00000000" w:rsidR="00000000" w:rsidRPr="00000000">
              <w:rPr>
                <w:rtl w:val="0"/>
              </w:rPr>
              <w:t xml:space="preserve">Parte 2:</w:t>
            </w:r>
          </w:p>
          <w:p w:rsidR="00000000" w:rsidDel="00000000" w:rsidP="00000000" w:rsidRDefault="00000000" w:rsidRPr="00000000" w14:paraId="0000005D">
            <w:pPr>
              <w:widowControl w:val="0"/>
              <w:spacing w:line="240" w:lineRule="auto"/>
              <w:jc w:val="both"/>
              <w:rPr/>
            </w:pPr>
            <w:r w:rsidDel="00000000" w:rsidR="00000000" w:rsidRPr="00000000">
              <w:rPr>
                <w:rtl w:val="0"/>
              </w:rPr>
              <w:t xml:space="preserve">Crear imagen similar.</w:t>
            </w:r>
            <w:r w:rsidDel="00000000" w:rsidR="00000000" w:rsidRPr="00000000">
              <w:drawing>
                <wp:anchor allowOverlap="1" behindDoc="0" distB="0" distT="0" distL="0" distR="0" hidden="0" layoutInCell="1" locked="0" relativeHeight="0" simplePos="0">
                  <wp:simplePos x="0" y="0"/>
                  <wp:positionH relativeFrom="column">
                    <wp:posOffset>-1683384</wp:posOffset>
                  </wp:positionH>
                  <wp:positionV relativeFrom="paragraph">
                    <wp:posOffset>370205</wp:posOffset>
                  </wp:positionV>
                  <wp:extent cx="2120900" cy="1265555"/>
                  <wp:effectExtent b="0" l="0" r="0" t="0"/>
                  <wp:wrapSquare wrapText="bothSides" distB="0" distT="0" distL="0" distR="0"/>
                  <wp:docPr descr="Tomar decisiones empresariales. Los hombres discuten el problema y buscan maneras de resolverlo. Los personajes masculinos hacen preguntas y piensan. Los empresarios toman decisiones difíciles. Dibujo vectorial plano de dibujos animados" id="499" name="image41.jpg"/>
                  <a:graphic>
                    <a:graphicData uri="http://schemas.openxmlformats.org/drawingml/2006/picture">
                      <pic:pic>
                        <pic:nvPicPr>
                          <pic:cNvPr descr="Tomar decisiones empresariales. Los hombres discuten el problema y buscan maneras de resolverlo. Los personajes masculinos hacen preguntas y piensan. Los empresarios toman decisiones difíciles. Dibujo vectorial plano de dibujos animados" id="0" name="image41.jpg"/>
                          <pic:cNvPicPr preferRelativeResize="0"/>
                        </pic:nvPicPr>
                        <pic:blipFill>
                          <a:blip r:embed="rId13"/>
                          <a:srcRect b="0" l="0" r="0" t="0"/>
                          <a:stretch>
                            <a:fillRect/>
                          </a:stretch>
                        </pic:blipFill>
                        <pic:spPr>
                          <a:xfrm>
                            <a:off x="0" y="0"/>
                            <a:ext cx="2120900" cy="1265555"/>
                          </a:xfrm>
                          <a:prstGeom prst="rect"/>
                          <a:ln/>
                        </pic:spPr>
                      </pic:pic>
                    </a:graphicData>
                  </a:graphic>
                </wp:anchor>
              </w:drawing>
            </w:r>
          </w:p>
          <w:p w:rsidR="00000000" w:rsidDel="00000000" w:rsidP="00000000" w:rsidRDefault="00000000" w:rsidRPr="00000000" w14:paraId="0000005E">
            <w:pPr>
              <w:widowControl w:val="0"/>
              <w:spacing w:line="240" w:lineRule="auto"/>
              <w:jc w:val="both"/>
              <w:rPr/>
            </w:pPr>
            <w:r w:rsidDel="00000000" w:rsidR="00000000" w:rsidRPr="00000000">
              <w:rPr>
                <w:rtl w:val="0"/>
              </w:rPr>
            </w:r>
          </w:p>
          <w:p w:rsidR="00000000" w:rsidDel="00000000" w:rsidP="00000000" w:rsidRDefault="00000000" w:rsidRPr="00000000" w14:paraId="0000005F">
            <w:pPr>
              <w:widowControl w:val="0"/>
              <w:spacing w:line="240" w:lineRule="auto"/>
              <w:jc w:val="both"/>
              <w:rPr/>
            </w:pPr>
            <w:r w:rsidDel="00000000" w:rsidR="00000000" w:rsidRPr="00000000">
              <w:rPr>
                <w:rtl w:val="0"/>
              </w:rPr>
            </w:r>
          </w:p>
          <w:p w:rsidR="00000000" w:rsidDel="00000000" w:rsidP="00000000" w:rsidRDefault="00000000" w:rsidRPr="00000000" w14:paraId="00000060">
            <w:pPr>
              <w:widowControl w:val="0"/>
              <w:spacing w:line="240" w:lineRule="auto"/>
              <w:jc w:val="both"/>
              <w:rPr/>
            </w:pPr>
            <w:r w:rsidDel="00000000" w:rsidR="00000000" w:rsidRPr="00000000">
              <w:rPr>
                <w:rtl w:val="0"/>
              </w:rPr>
            </w:r>
          </w:p>
          <w:p w:rsidR="00000000" w:rsidDel="00000000" w:rsidP="00000000" w:rsidRDefault="00000000" w:rsidRPr="00000000" w14:paraId="00000061">
            <w:pPr>
              <w:widowControl w:val="0"/>
              <w:spacing w:line="240" w:lineRule="auto"/>
              <w:jc w:val="both"/>
              <w:rPr/>
            </w:pPr>
            <w:r w:rsidDel="00000000" w:rsidR="00000000" w:rsidRPr="00000000">
              <w:rPr>
                <w:rtl w:val="0"/>
              </w:rPr>
              <w:t xml:space="preserve">A partir de una imagen similar, que salgan en iconos, sobre la preparación del talento humano, tener recursos disponibles y el uso de sistemas alternativos de emergencias.</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line="240" w:lineRule="auto"/>
              <w:jc w:val="both"/>
              <w:rPr/>
            </w:pPr>
            <w:r w:rsidDel="00000000" w:rsidR="00000000" w:rsidRPr="00000000">
              <w:rPr>
                <w:rtl w:val="0"/>
              </w:rPr>
              <w:t xml:space="preserve">Sonido musical (informativo)</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spacing w:line="240" w:lineRule="auto"/>
              <w:jc w:val="both"/>
              <w:rPr/>
            </w:pPr>
            <w:r w:rsidDel="00000000" w:rsidR="00000000" w:rsidRPr="00000000">
              <w:rPr>
                <w:rtl w:val="0"/>
              </w:rPr>
              <w:t xml:space="preserve">Si bien es cierto que un plan operativo normalizado tiene como fin saber qué hacer y cómo actuar, esta no es la única herramienta; es importante tener los recursos necesarios para atender una situación adversa. ¿Cómo saber si los recursos son suficientes?, con prácticas y simulacros periódicos orientados a evaluar la capacidad y eficacia en la respuesta ante una emergencia, incluyendo la preparación del talento humano, los recursos y los sistemas de los que se dispone.</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line="240" w:lineRule="auto"/>
              <w:jc w:val="both"/>
              <w:rPr/>
            </w:pPr>
            <w:r w:rsidDel="00000000" w:rsidR="00000000" w:rsidRPr="00000000">
              <w:rPr>
                <w:rtl w:val="0"/>
              </w:rPr>
            </w:r>
          </w:p>
          <w:p w:rsidR="00000000" w:rsidDel="00000000" w:rsidP="00000000" w:rsidRDefault="00000000" w:rsidRPr="00000000" w14:paraId="00000065">
            <w:pPr>
              <w:spacing w:line="240" w:lineRule="auto"/>
              <w:jc w:val="both"/>
              <w:rPr/>
            </w:pPr>
            <w:r w:rsidDel="00000000" w:rsidR="00000000" w:rsidRPr="00000000">
              <w:rPr>
                <w:rtl w:val="0"/>
              </w:rPr>
              <w:t xml:space="preserve">¿Qué hacer?</w:t>
            </w:r>
          </w:p>
          <w:p w:rsidR="00000000" w:rsidDel="00000000" w:rsidP="00000000" w:rsidRDefault="00000000" w:rsidRPr="00000000" w14:paraId="00000066">
            <w:pPr>
              <w:spacing w:line="240" w:lineRule="auto"/>
              <w:jc w:val="both"/>
              <w:rPr/>
            </w:pPr>
            <w:r w:rsidDel="00000000" w:rsidR="00000000" w:rsidRPr="00000000">
              <w:rPr>
                <w:rtl w:val="0"/>
              </w:rPr>
              <w:t xml:space="preserve">¿Cómo actuar?</w:t>
            </w:r>
          </w:p>
          <w:p w:rsidR="00000000" w:rsidDel="00000000" w:rsidP="00000000" w:rsidRDefault="00000000" w:rsidRPr="00000000" w14:paraId="00000067">
            <w:pPr>
              <w:spacing w:line="240" w:lineRule="auto"/>
              <w:jc w:val="both"/>
              <w:rPr/>
            </w:pPr>
            <w:r w:rsidDel="00000000" w:rsidR="00000000" w:rsidRPr="00000000">
              <w:rPr>
                <w:rtl w:val="0"/>
              </w:rPr>
              <w:t xml:space="preserve">Recursos</w:t>
            </w:r>
          </w:p>
          <w:p w:rsidR="00000000" w:rsidDel="00000000" w:rsidP="00000000" w:rsidRDefault="00000000" w:rsidRPr="00000000" w14:paraId="00000068">
            <w:pPr>
              <w:spacing w:line="240" w:lineRule="auto"/>
              <w:jc w:val="both"/>
              <w:rPr/>
            </w:pPr>
            <w:r w:rsidDel="00000000" w:rsidR="00000000" w:rsidRPr="00000000">
              <w:rPr>
                <w:rtl w:val="0"/>
              </w:rPr>
              <w:t xml:space="preserve">Simulacros</w:t>
            </w:r>
          </w:p>
          <w:p w:rsidR="00000000" w:rsidDel="00000000" w:rsidP="00000000" w:rsidRDefault="00000000" w:rsidRPr="00000000" w14:paraId="00000069">
            <w:pPr>
              <w:spacing w:line="240" w:lineRule="auto"/>
              <w:jc w:val="both"/>
              <w:rPr/>
            </w:pPr>
            <w:r w:rsidDel="00000000" w:rsidR="00000000" w:rsidRPr="00000000">
              <w:rPr>
                <w:rtl w:val="0"/>
              </w:rPr>
              <w:t xml:space="preserve">Preparación - capacitación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line="240" w:lineRule="auto"/>
              <w:jc w:val="both"/>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spacing w:line="240" w:lineRule="auto"/>
              <w:jc w:val="both"/>
              <w:rPr/>
            </w:pPr>
            <w:r w:rsidDel="00000000" w:rsidR="00000000" w:rsidRPr="00000000">
              <w:rPr>
                <w:rtl w:val="0"/>
              </w:rPr>
              <w:t xml:space="preserve">Parte 1 </w:t>
            </w:r>
          </w:p>
          <w:p w:rsidR="00000000" w:rsidDel="00000000" w:rsidP="00000000" w:rsidRDefault="00000000" w:rsidRPr="00000000" w14:paraId="0000006C">
            <w:pPr>
              <w:widowControl w:val="0"/>
              <w:spacing w:line="240" w:lineRule="auto"/>
              <w:jc w:val="both"/>
              <w:rPr/>
            </w:pPr>
            <w:r w:rsidDel="00000000" w:rsidR="00000000" w:rsidRPr="00000000">
              <w:rPr>
                <w:rtl w:val="0"/>
              </w:rPr>
              <w:t xml:space="preserve">Crear una imagen similar</w:t>
            </w:r>
            <w:r w:rsidDel="00000000" w:rsidR="00000000" w:rsidRPr="00000000">
              <w:drawing>
                <wp:anchor allowOverlap="1" behindDoc="0" distB="0" distT="0" distL="114300" distR="114300" hidden="0" layoutInCell="1" locked="0" relativeHeight="0" simplePos="0">
                  <wp:simplePos x="0" y="0"/>
                  <wp:positionH relativeFrom="column">
                    <wp:posOffset>154940</wp:posOffset>
                  </wp:positionH>
                  <wp:positionV relativeFrom="paragraph">
                    <wp:posOffset>215900</wp:posOffset>
                  </wp:positionV>
                  <wp:extent cx="1714500" cy="1566150"/>
                  <wp:effectExtent b="0" l="0" r="0" t="0"/>
                  <wp:wrapSquare wrapText="bothSides" distB="0" distT="0" distL="114300" distR="114300"/>
                  <wp:docPr descr="Ilustración de suministros de evacuación, personas a evacuar, etc." id="493" name="image34.jpg"/>
                  <a:graphic>
                    <a:graphicData uri="http://schemas.openxmlformats.org/drawingml/2006/picture">
                      <pic:pic>
                        <pic:nvPicPr>
                          <pic:cNvPr descr="Ilustración de suministros de evacuación, personas a evacuar, etc." id="0" name="image34.jpg"/>
                          <pic:cNvPicPr preferRelativeResize="0"/>
                        </pic:nvPicPr>
                        <pic:blipFill>
                          <a:blip r:embed="rId14"/>
                          <a:srcRect b="0" l="0" r="0" t="0"/>
                          <a:stretch>
                            <a:fillRect/>
                          </a:stretch>
                        </pic:blipFill>
                        <pic:spPr>
                          <a:xfrm>
                            <a:off x="0" y="0"/>
                            <a:ext cx="1714500" cy="1566150"/>
                          </a:xfrm>
                          <a:prstGeom prst="rect"/>
                          <a:ln/>
                        </pic:spPr>
                      </pic:pic>
                    </a:graphicData>
                  </a:graphic>
                </wp:anchor>
              </w:drawing>
            </w:r>
          </w:p>
          <w:p w:rsidR="00000000" w:rsidDel="00000000" w:rsidP="00000000" w:rsidRDefault="00000000" w:rsidRPr="00000000" w14:paraId="0000006D">
            <w:pPr>
              <w:widowControl w:val="0"/>
              <w:spacing w:line="240" w:lineRule="auto"/>
              <w:jc w:val="both"/>
              <w:rPr/>
            </w:pPr>
            <w:r w:rsidDel="00000000" w:rsidR="00000000" w:rsidRPr="00000000">
              <w:rPr>
                <w:rtl w:val="0"/>
              </w:rPr>
            </w:r>
          </w:p>
          <w:p w:rsidR="00000000" w:rsidDel="00000000" w:rsidP="00000000" w:rsidRDefault="00000000" w:rsidRPr="00000000" w14:paraId="0000006E">
            <w:pPr>
              <w:widowControl w:val="0"/>
              <w:spacing w:line="240" w:lineRule="auto"/>
              <w:jc w:val="both"/>
              <w:rPr/>
            </w:pPr>
            <w:r w:rsidDel="00000000" w:rsidR="00000000" w:rsidRPr="00000000">
              <w:rPr>
                <w:rtl w:val="0"/>
              </w:rPr>
              <w:t xml:space="preserve">A partir de la imagen ir enfocando cada una de las partes (qué tipo situación se va a imitar, las consecuencias por ejemplo heridos, fallas estructurales, incendios, y las responsabilidades), con el fin de evidenciar lo que se menciona en la narración. </w:t>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spacing w:line="240" w:lineRule="auto"/>
              <w:jc w:val="both"/>
              <w:rPr/>
            </w:pPr>
            <w:r w:rsidDel="00000000" w:rsidR="00000000" w:rsidRPr="00000000">
              <w:rPr>
                <w:rtl w:val="0"/>
              </w:rPr>
              <w:t xml:space="preserve">Sonidos tranquilos que permitan capturar la atención mientras se dan detalles de tipo visual.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0">
            <w:pPr>
              <w:widowControl w:val="0"/>
              <w:spacing w:before="240" w:line="240" w:lineRule="auto"/>
              <w:rPr/>
            </w:pPr>
            <w:r w:rsidDel="00000000" w:rsidR="00000000" w:rsidRPr="00000000">
              <w:rPr>
                <w:rtl w:val="0"/>
              </w:rPr>
              <w:t xml:space="preserve">Un simulacro es un ejercicio orientado a evaluar y aumentar la capacidad de respuesta ante una emergencia. Es una representación en un escenario donde se recrean situaciones diseñadas a partir de la identificación y análisis de posibles amenazas, la vulnerabilidad del lugar, las afectaciones a las personas, la infraestructura, el entorno, etc., y el impacto que una emergencia podría tener en estos. En este tipo de prácticas es importante tener un </w:t>
            </w:r>
            <w:r w:rsidDel="00000000" w:rsidR="00000000" w:rsidRPr="00000000">
              <w:rPr>
                <w:rtl w:val="0"/>
              </w:rPr>
              <w:t xml:space="preserve">guion</w:t>
            </w:r>
            <w:r w:rsidDel="00000000" w:rsidR="00000000" w:rsidRPr="00000000">
              <w:rPr>
                <w:rtl w:val="0"/>
              </w:rPr>
              <w:t xml:space="preserve"> donde se defina el tipo de situación que se va a recrear, sus consecuencias (heridos, fallas estructurales, incendios, etc.), y cómo se distribuyen las responsabilidades, que deberán corresponder a las asignadas en el plan de emergencias y contingencias. </w:t>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spacing w:line="240" w:lineRule="auto"/>
              <w:jc w:val="both"/>
              <w:rPr/>
            </w:pPr>
            <w:r w:rsidDel="00000000" w:rsidR="00000000" w:rsidRPr="00000000">
              <w:rPr>
                <w:rtl w:val="0"/>
              </w:rPr>
              <w:t xml:space="preserve">Simulacros</w:t>
            </w:r>
          </w:p>
          <w:p w:rsidR="00000000" w:rsidDel="00000000" w:rsidP="00000000" w:rsidRDefault="00000000" w:rsidRPr="00000000" w14:paraId="00000072">
            <w:pPr>
              <w:widowControl w:val="0"/>
              <w:spacing w:line="240" w:lineRule="auto"/>
              <w:jc w:val="both"/>
              <w:rPr/>
            </w:pPr>
            <w:r w:rsidDel="00000000" w:rsidR="00000000" w:rsidRPr="00000000">
              <w:rPr>
                <w:rtl w:val="0"/>
              </w:rPr>
              <w:t xml:space="preserve">Identificación de amenazas</w:t>
            </w:r>
          </w:p>
          <w:p w:rsidR="00000000" w:rsidDel="00000000" w:rsidP="00000000" w:rsidRDefault="00000000" w:rsidRPr="00000000" w14:paraId="00000073">
            <w:pPr>
              <w:widowControl w:val="0"/>
              <w:spacing w:line="240" w:lineRule="auto"/>
              <w:jc w:val="both"/>
              <w:rPr/>
            </w:pPr>
            <w:r w:rsidDel="00000000" w:rsidR="00000000" w:rsidRPr="00000000">
              <w:rPr>
                <w:rtl w:val="0"/>
              </w:rPr>
              <w:t xml:space="preserve">Responsabilidades</w:t>
            </w:r>
          </w:p>
          <w:p w:rsidR="00000000" w:rsidDel="00000000" w:rsidP="00000000" w:rsidRDefault="00000000" w:rsidRPr="00000000" w14:paraId="00000074">
            <w:pPr>
              <w:widowControl w:val="0"/>
              <w:spacing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5">
            <w:pPr>
              <w:widowControl w:val="0"/>
              <w:spacing w:line="240" w:lineRule="auto"/>
              <w:jc w:val="both"/>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line="240" w:lineRule="auto"/>
              <w:jc w:val="both"/>
              <w:rPr/>
            </w:pPr>
            <w:r w:rsidDel="00000000" w:rsidR="00000000" w:rsidRPr="00000000">
              <w:rPr>
                <w:rtl w:val="0"/>
              </w:rPr>
              <w:t xml:space="preserve">Presentar imágenes similares, donde se identifique la importancia de tener reuniones controladas con todos los integrantes.</w:t>
            </w:r>
          </w:p>
          <w:p w:rsidR="00000000" w:rsidDel="00000000" w:rsidP="00000000" w:rsidRDefault="00000000" w:rsidRPr="00000000" w14:paraId="00000077">
            <w:pPr>
              <w:widowControl w:val="0"/>
              <w:spacing w:line="240" w:lineRule="auto"/>
              <w:jc w:val="both"/>
              <w:rPr/>
            </w:pPr>
            <w:r w:rsidDel="00000000" w:rsidR="00000000" w:rsidRPr="00000000">
              <w:rPr>
                <w:rtl w:val="0"/>
              </w:rPr>
            </w:r>
          </w:p>
          <w:p w:rsidR="00000000" w:rsidDel="00000000" w:rsidP="00000000" w:rsidRDefault="00000000" w:rsidRPr="00000000" w14:paraId="00000078">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79">
            <w:pPr>
              <w:widowControl w:val="0"/>
              <w:spacing w:line="240" w:lineRule="auto"/>
              <w:jc w:val="both"/>
              <w:rPr/>
            </w:pPr>
            <w:r w:rsidDel="00000000" w:rsidR="00000000" w:rsidRPr="00000000">
              <w:rPr/>
              <w:drawing>
                <wp:inline distB="0" distT="0" distL="0" distR="0">
                  <wp:extent cx="2120900" cy="1480820"/>
                  <wp:effectExtent b="0" l="0" r="0" t="0"/>
                  <wp:docPr descr="El gerente o el equipo líder está asignando un trabajo para el equipo de técnicos, supervisor, capataz e ingenieros En la reunión matutina antes del trabajo en la que todos llevan máscaras para prevenir el coronavirus" id="501" name="image45.jpg"/>
                  <a:graphic>
                    <a:graphicData uri="http://schemas.openxmlformats.org/drawingml/2006/picture">
                      <pic:pic>
                        <pic:nvPicPr>
                          <pic:cNvPr descr="El gerente o el equipo líder está asignando un trabajo para el equipo de técnicos, supervisor, capataz e ingenieros En la reunión matutina antes del trabajo en la que todos llevan máscaras para prevenir el coronavirus" id="0" name="image45.jpg"/>
                          <pic:cNvPicPr preferRelativeResize="0"/>
                        </pic:nvPicPr>
                        <pic:blipFill>
                          <a:blip r:embed="rId15"/>
                          <a:srcRect b="0" l="0" r="0" t="0"/>
                          <a:stretch>
                            <a:fillRect/>
                          </a:stretch>
                        </pic:blipFill>
                        <pic:spPr>
                          <a:xfrm>
                            <a:off x="0" y="0"/>
                            <a:ext cx="2120900" cy="148082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-8889</wp:posOffset>
                  </wp:positionH>
                  <wp:positionV relativeFrom="paragraph">
                    <wp:posOffset>1564005</wp:posOffset>
                  </wp:positionV>
                  <wp:extent cx="2120900" cy="1024890"/>
                  <wp:effectExtent b="0" l="0" r="0" t="0"/>
                  <wp:wrapSquare wrapText="bothSides" distB="0" distT="0" distL="114300" distR="114300"/>
                  <wp:docPr descr="Primeros auxilios médicos, procedimientos de emergencia, escenas de salvamento. Ilustración vectorial de emergencias con riesgo para la salud de primera ayuda. Masaje cardiaco y cpr. Personajes que ayudan a heridos, a desmayar personas" id="482" name="image26.jpg"/>
                  <a:graphic>
                    <a:graphicData uri="http://schemas.openxmlformats.org/drawingml/2006/picture">
                      <pic:pic>
                        <pic:nvPicPr>
                          <pic:cNvPr descr="Primeros auxilios médicos, procedimientos de emergencia, escenas de salvamento. Ilustración vectorial de emergencias con riesgo para la salud de primera ayuda. Masaje cardiaco y cpr. Personajes que ayudan a heridos, a desmayar personas" id="0" name="image26.jpg"/>
                          <pic:cNvPicPr preferRelativeResize="0"/>
                        </pic:nvPicPr>
                        <pic:blipFill>
                          <a:blip r:embed="rId16"/>
                          <a:srcRect b="0" l="0" r="0" t="0"/>
                          <a:stretch>
                            <a:fillRect/>
                          </a:stretch>
                        </pic:blipFill>
                        <pic:spPr>
                          <a:xfrm>
                            <a:off x="0" y="0"/>
                            <a:ext cx="2120900" cy="1024890"/>
                          </a:xfrm>
                          <a:prstGeom prst="rect"/>
                          <a:ln/>
                        </pic:spPr>
                      </pic:pic>
                    </a:graphicData>
                  </a:graphic>
                </wp:anchor>
              </w:drawing>
            </w:r>
          </w:p>
          <w:p w:rsidR="00000000" w:rsidDel="00000000" w:rsidP="00000000" w:rsidRDefault="00000000" w:rsidRPr="00000000" w14:paraId="0000007A">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7B">
            <w:pPr>
              <w:widowControl w:val="0"/>
              <w:spacing w:line="240" w:lineRule="auto"/>
              <w:jc w:val="both"/>
              <w:rPr/>
            </w:pPr>
            <w:r w:rsidDel="00000000" w:rsidR="00000000" w:rsidRPr="00000000">
              <w:rPr/>
              <w:drawing>
                <wp:inline distB="0" distT="0" distL="0" distR="0">
                  <wp:extent cx="2120900" cy="1421130"/>
                  <wp:effectExtent b="0" l="0" r="0" t="0"/>
                  <wp:docPr descr="Rescatadores conjunto isométrico de páginas de aterrizaje vehículos de rescate medicamentos de ayuda de emergencia y equipo especial ilustración vectorial" id="502" name="image51.jpg"/>
                  <a:graphic>
                    <a:graphicData uri="http://schemas.openxmlformats.org/drawingml/2006/picture">
                      <pic:pic>
                        <pic:nvPicPr>
                          <pic:cNvPr descr="Rescatadores conjunto isométrico de páginas de aterrizaje vehículos de rescate medicamentos de ayuda de emergencia y equipo especial ilustración vectorial" id="0" name="image51.jpg"/>
                          <pic:cNvPicPr preferRelativeResize="0"/>
                        </pic:nvPicPr>
                        <pic:blipFill>
                          <a:blip r:embed="rId17"/>
                          <a:srcRect b="0" l="0" r="0" t="0"/>
                          <a:stretch>
                            <a:fillRect/>
                          </a:stretch>
                        </pic:blipFill>
                        <pic:spPr>
                          <a:xfrm>
                            <a:off x="0" y="0"/>
                            <a:ext cx="2120900" cy="142113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spacing w:line="240" w:lineRule="auto"/>
              <w:jc w:val="both"/>
              <w:rPr/>
            </w:pPr>
            <w:r w:rsidDel="00000000" w:rsidR="00000000" w:rsidRPr="00000000">
              <w:rPr>
                <w:rtl w:val="0"/>
              </w:rPr>
              <w:t xml:space="preserve">Sonido musical (informativo)</w:t>
            </w:r>
          </w:p>
        </w:tc>
        <w:tc>
          <w:tcPr>
            <w:shd w:fill="auto" w:val="clear"/>
            <w:tcMar>
              <w:top w:w="100.0" w:type="dxa"/>
              <w:left w:w="100.0" w:type="dxa"/>
              <w:bottom w:w="100.0" w:type="dxa"/>
              <w:right w:w="100.0" w:type="dxa"/>
            </w:tcMar>
          </w:tcPr>
          <w:p w:rsidR="00000000" w:rsidDel="00000000" w:rsidP="00000000" w:rsidRDefault="00000000" w:rsidRPr="00000000" w14:paraId="0000007D">
            <w:pPr>
              <w:spacing w:before="240" w:line="240" w:lineRule="auto"/>
              <w:rPr/>
            </w:pPr>
            <w:r w:rsidDel="00000000" w:rsidR="00000000" w:rsidRPr="00000000">
              <w:rPr>
                <w:rtl w:val="0"/>
              </w:rPr>
              <w:t xml:space="preserve">Según la magnitud de la actividad planeada, se establece si corresponde a un ejercicio complejo, </w:t>
            </w:r>
            <w:r w:rsidDel="00000000" w:rsidR="00000000" w:rsidRPr="00000000">
              <w:rPr>
                <w:rtl w:val="0"/>
              </w:rPr>
              <w:t xml:space="preserve">semicomplejo</w:t>
            </w:r>
            <w:r w:rsidDel="00000000" w:rsidR="00000000" w:rsidRPr="00000000">
              <w:rPr>
                <w:rtl w:val="0"/>
              </w:rPr>
              <w:t xml:space="preserve"> o sencillo. Siempre se recomienda que antes del desarrollo de estas actividades haya una reunión controlada con todos los integrantes del comité de emergencia para poner a prueba la toma de decisiones.</w:t>
            </w:r>
          </w:p>
          <w:p w:rsidR="00000000" w:rsidDel="00000000" w:rsidP="00000000" w:rsidRDefault="00000000" w:rsidRPr="00000000" w14:paraId="0000007E">
            <w:pPr>
              <w:spacing w:before="240" w:line="240" w:lineRule="auto"/>
              <w:rPr/>
            </w:pPr>
            <w:r w:rsidDel="00000000" w:rsidR="00000000" w:rsidRPr="00000000">
              <w:rPr>
                <w:rtl w:val="0"/>
              </w:rPr>
              <w:t xml:space="preserve">Teniendo en cuenta lo expuesto anteriormente, se debe resaltar que en una emergencia intervienen diferentes variables: quién detecta lo que está ocurriendo; cuál es el mecanismo de comunicación que se utilizará para </w:t>
            </w:r>
            <w:r w:rsidDel="00000000" w:rsidR="00000000" w:rsidRPr="00000000">
              <w:rPr>
                <w:rtl w:val="0"/>
              </w:rPr>
              <w:t xml:space="preserve">informarlo</w:t>
            </w:r>
            <w:r w:rsidDel="00000000" w:rsidR="00000000" w:rsidRPr="00000000">
              <w:rPr>
                <w:rtl w:val="0"/>
              </w:rPr>
              <w:t xml:space="preserve">; cómo interpretar la información, y que medidas de control se toman. Dependiendo de estas variables, los efectos negativos de la situación pueden ser controlados o desencadenar un desastre, en el que los recursos no serían suficientes, y se necesitaría la intervención de organismos externos.</w:t>
            </w:r>
          </w:p>
          <w:p w:rsidR="00000000" w:rsidDel="00000000" w:rsidP="00000000" w:rsidRDefault="00000000" w:rsidRPr="00000000" w14:paraId="0000007F">
            <w:pPr>
              <w:spacing w:before="24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spacing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1">
            <w:pPr>
              <w:widowControl w:val="0"/>
              <w:spacing w:line="240" w:lineRule="auto"/>
              <w:jc w:val="both"/>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line="240" w:lineRule="auto"/>
              <w:jc w:val="both"/>
              <w:rPr/>
            </w:pPr>
            <w:r w:rsidDel="00000000" w:rsidR="00000000" w:rsidRPr="00000000">
              <w:rPr>
                <w:rtl w:val="0"/>
              </w:rPr>
              <w:t xml:space="preserve">Crear una imagen similar donde se proyecte cada uno de los puntos: planes de mejoramiento, debilidades y fortalezas en la ejecución del plan de emergencias.</w:t>
            </w:r>
            <w:r w:rsidDel="00000000" w:rsidR="00000000" w:rsidRPr="00000000">
              <w:drawing>
                <wp:anchor allowOverlap="1" behindDoc="0" distB="0" distT="0" distL="114300" distR="114300" hidden="0" layoutInCell="1" locked="0" relativeHeight="0" simplePos="0">
                  <wp:simplePos x="0" y="0"/>
                  <wp:positionH relativeFrom="column">
                    <wp:posOffset>-23494</wp:posOffset>
                  </wp:positionH>
                  <wp:positionV relativeFrom="paragraph">
                    <wp:posOffset>294640</wp:posOffset>
                  </wp:positionV>
                  <wp:extent cx="2120900" cy="706755"/>
                  <wp:effectExtent b="0" l="0" r="0" t="0"/>
                  <wp:wrapSquare wrapText="bothSides" distB="0" distT="0" distL="114300" distR="114300"/>
                  <wp:docPr descr="Concepto de planificación de la continuidad del negocio con iconos. Procedimientos, riesgos, análisis de impacto, resiliencia, planificación, gestión, recuperación, implementación. Infografía vectorial web con un estilo mínimo de línea plana" id="486" name="image28.jpg"/>
                  <a:graphic>
                    <a:graphicData uri="http://schemas.openxmlformats.org/drawingml/2006/picture">
                      <pic:pic>
                        <pic:nvPicPr>
                          <pic:cNvPr descr="Concepto de planificación de la continuidad del negocio con iconos. Procedimientos, riesgos, análisis de impacto, resiliencia, planificación, gestión, recuperación, implementación. Infografía vectorial web con un estilo mínimo de línea plana" id="0" name="image28.jpg"/>
                          <pic:cNvPicPr preferRelativeResize="0"/>
                        </pic:nvPicPr>
                        <pic:blipFill>
                          <a:blip r:embed="rId18"/>
                          <a:srcRect b="0" l="0" r="0" t="0"/>
                          <a:stretch>
                            <a:fillRect/>
                          </a:stretch>
                        </pic:blipFill>
                        <pic:spPr>
                          <a:xfrm>
                            <a:off x="0" y="0"/>
                            <a:ext cx="2120900" cy="706755"/>
                          </a:xfrm>
                          <a:prstGeom prst="rect"/>
                          <a:ln/>
                        </pic:spPr>
                      </pic:pic>
                    </a:graphicData>
                  </a:graphic>
                </wp:anchor>
              </w:drawing>
            </w:r>
          </w:p>
          <w:p w:rsidR="00000000" w:rsidDel="00000000" w:rsidP="00000000" w:rsidRDefault="00000000" w:rsidRPr="00000000" w14:paraId="00000083">
            <w:pPr>
              <w:widowControl w:val="0"/>
              <w:spacing w:line="240" w:lineRule="auto"/>
              <w:jc w:val="both"/>
              <w:rPr/>
            </w:pPr>
            <w:r w:rsidDel="00000000" w:rsidR="00000000" w:rsidRPr="00000000">
              <w:rPr>
                <w:rtl w:val="0"/>
              </w:rPr>
            </w:r>
          </w:p>
          <w:p w:rsidR="00000000" w:rsidDel="00000000" w:rsidP="00000000" w:rsidRDefault="00000000" w:rsidRPr="00000000" w14:paraId="00000084">
            <w:pPr>
              <w:widowControl w:val="0"/>
              <w:spacing w:line="240" w:lineRule="auto"/>
              <w:jc w:val="both"/>
              <w:rPr/>
            </w:pPr>
            <w:r w:rsidDel="00000000" w:rsidR="00000000" w:rsidRPr="00000000">
              <w:rPr>
                <w:rtl w:val="0"/>
              </w:rPr>
            </w:r>
          </w:p>
          <w:p w:rsidR="00000000" w:rsidDel="00000000" w:rsidP="00000000" w:rsidRDefault="00000000" w:rsidRPr="00000000" w14:paraId="00000085">
            <w:pPr>
              <w:widowControl w:val="0"/>
              <w:spacing w:line="240" w:lineRule="auto"/>
              <w:jc w:val="both"/>
              <w:rPr/>
            </w:pPr>
            <w:r w:rsidDel="00000000" w:rsidR="00000000" w:rsidRPr="00000000">
              <w:rPr>
                <w:rtl w:val="0"/>
              </w:rPr>
              <w:t xml:space="preserve">Finalmente, se crea una imagen similar incorporando una señal que permita evacuar el lugar según la indicación, con el fin de resaltar que cada uno de los integrantes de la empresa, deberá distinguir claramente el plan de emergencia y evacuación.</w:t>
            </w:r>
          </w:p>
          <w:p w:rsidR="00000000" w:rsidDel="00000000" w:rsidP="00000000" w:rsidRDefault="00000000" w:rsidRPr="00000000" w14:paraId="00000086">
            <w:pPr>
              <w:widowControl w:val="0"/>
              <w:spacing w:line="240" w:lineRule="auto"/>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235200" cy="1468120"/>
                  <wp:effectExtent b="0" l="0" r="0" t="0"/>
                  <wp:wrapSquare wrapText="bothSides" distB="0" distT="0" distL="114300" distR="114300"/>
                  <wp:docPr descr="IMG_256" id="468" name="image8.jpg"/>
                  <a:graphic>
                    <a:graphicData uri="http://schemas.openxmlformats.org/drawingml/2006/picture">
                      <pic:pic>
                        <pic:nvPicPr>
                          <pic:cNvPr descr="IMG_256" id="0" name="image8.jpg"/>
                          <pic:cNvPicPr preferRelativeResize="0"/>
                        </pic:nvPicPr>
                        <pic:blipFill>
                          <a:blip r:embed="rId19"/>
                          <a:srcRect b="0" l="0" r="0" t="0"/>
                          <a:stretch>
                            <a:fillRect/>
                          </a:stretch>
                        </pic:blipFill>
                        <pic:spPr>
                          <a:xfrm>
                            <a:off x="0" y="0"/>
                            <a:ext cx="2235200" cy="1468120"/>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087">
            <w:pPr>
              <w:widowControl w:val="0"/>
              <w:spacing w:line="240" w:lineRule="auto"/>
              <w:jc w:val="both"/>
              <w:rPr/>
            </w:pPr>
            <w:r w:rsidDel="00000000" w:rsidR="00000000" w:rsidRPr="00000000">
              <w:rPr>
                <w:rtl w:val="0"/>
              </w:rPr>
              <w:t xml:space="preserve">Música tranquila e informativa.</w:t>
            </w:r>
          </w:p>
        </w:tc>
        <w:tc>
          <w:tcPr>
            <w:shd w:fill="auto" w:val="clear"/>
            <w:tcMar>
              <w:top w:w="100.0" w:type="dxa"/>
              <w:left w:w="100.0" w:type="dxa"/>
              <w:bottom w:w="100.0" w:type="dxa"/>
              <w:right w:w="100.0" w:type="dxa"/>
            </w:tcMar>
          </w:tcPr>
          <w:p w:rsidR="00000000" w:rsidDel="00000000" w:rsidP="00000000" w:rsidRDefault="00000000" w:rsidRPr="00000000" w14:paraId="00000088">
            <w:pPr>
              <w:rPr/>
            </w:pPr>
            <w:r w:rsidDel="00000000" w:rsidR="00000000" w:rsidRPr="00000000">
              <w:rPr>
                <w:rtl w:val="0"/>
              </w:rPr>
              <w:t xml:space="preserve">Se sugiere que siempre que se realicen simulacros o se presente una emergencia, por pequeña que sea, haya una autoevaluación para identificar fallas en los procedimientos, recursos o capacidad de respuesta, y a partir de esto elaborar planes de mejora.</w:t>
            </w:r>
          </w:p>
          <w:p w:rsidR="00000000" w:rsidDel="00000000" w:rsidP="00000000" w:rsidRDefault="00000000" w:rsidRPr="00000000" w14:paraId="00000089">
            <w:pPr>
              <w:spacing w:line="240" w:lineRule="auto"/>
              <w:rPr/>
            </w:pPr>
            <w:r w:rsidDel="00000000" w:rsidR="00000000" w:rsidRPr="00000000">
              <w:rPr>
                <w:rtl w:val="0"/>
              </w:rPr>
            </w:r>
          </w:p>
          <w:p w:rsidR="00000000" w:rsidDel="00000000" w:rsidP="00000000" w:rsidRDefault="00000000" w:rsidRPr="00000000" w14:paraId="0000008A">
            <w:pPr>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B">
            <w:pPr>
              <w:widowControl w:val="0"/>
              <w:spacing w:line="240" w:lineRule="auto"/>
              <w:jc w:val="both"/>
              <w:rPr/>
            </w:pPr>
            <w:r w:rsidDel="00000000" w:rsidR="00000000" w:rsidRPr="00000000">
              <w:rPr>
                <w:rtl w:val="0"/>
              </w:rPr>
              <w:t xml:space="preserve">Plan de mejoramiento</w:t>
            </w:r>
          </w:p>
          <w:p w:rsidR="00000000" w:rsidDel="00000000" w:rsidP="00000000" w:rsidRDefault="00000000" w:rsidRPr="00000000" w14:paraId="0000008C">
            <w:pPr>
              <w:widowControl w:val="0"/>
              <w:spacing w:line="240" w:lineRule="auto"/>
              <w:jc w:val="both"/>
              <w:rPr/>
            </w:pPr>
            <w:r w:rsidDel="00000000" w:rsidR="00000000" w:rsidRPr="00000000">
              <w:rPr>
                <w:rtl w:val="0"/>
              </w:rPr>
              <w:t xml:space="preserve">Debilidades</w:t>
            </w:r>
          </w:p>
          <w:p w:rsidR="00000000" w:rsidDel="00000000" w:rsidP="00000000" w:rsidRDefault="00000000" w:rsidRPr="00000000" w14:paraId="0000008D">
            <w:pPr>
              <w:widowControl w:val="0"/>
              <w:spacing w:line="240" w:lineRule="auto"/>
              <w:jc w:val="both"/>
              <w:rPr/>
            </w:pPr>
            <w:r w:rsidDel="00000000" w:rsidR="00000000" w:rsidRPr="00000000">
              <w:rPr>
                <w:rtl w:val="0"/>
              </w:rPr>
              <w:t xml:space="preserve">Fortalezas</w:t>
            </w:r>
          </w:p>
          <w:p w:rsidR="00000000" w:rsidDel="00000000" w:rsidP="00000000" w:rsidRDefault="00000000" w:rsidRPr="00000000" w14:paraId="0000008E">
            <w:pPr>
              <w:widowControl w:val="0"/>
              <w:spacing w:line="240" w:lineRule="auto"/>
              <w:jc w:val="both"/>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F">
            <w:pPr>
              <w:widowControl w:val="0"/>
              <w:spacing w:line="240" w:lineRule="auto"/>
              <w:jc w:val="both"/>
              <w:rPr>
                <w:b w:val="1"/>
              </w:rPr>
            </w:pPr>
            <w:r w:rsidDel="00000000" w:rsidR="00000000" w:rsidRPr="00000000">
              <w:rPr>
                <w:b w:val="1"/>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090">
            <w:pPr>
              <w:widowControl w:val="0"/>
              <w:spacing w:line="240" w:lineRule="auto"/>
              <w:jc w:val="both"/>
              <w:rPr>
                <w:b w:val="1"/>
              </w:rPr>
            </w:pPr>
            <w:r w:rsidDel="00000000" w:rsidR="00000000" w:rsidRPr="00000000">
              <w:rPr>
                <w:b w:val="1"/>
                <w:rtl w:val="0"/>
              </w:rPr>
              <w:t xml:space="preserve">623800_v1</w:t>
            </w:r>
          </w:p>
        </w:tc>
      </w:tr>
    </w:tbl>
    <w:p w:rsidR="00000000" w:rsidDel="00000000" w:rsidP="00000000" w:rsidRDefault="00000000" w:rsidRPr="00000000" w14:paraId="00000094">
      <w:pPr>
        <w:spacing w:line="240" w:lineRule="auto"/>
        <w:jc w:val="both"/>
        <w:rPr>
          <w:b w:val="1"/>
        </w:rPr>
      </w:pPr>
      <w:r w:rsidDel="00000000" w:rsidR="00000000" w:rsidRPr="00000000">
        <w:rPr>
          <w:rtl w:val="0"/>
        </w:rPr>
      </w:r>
    </w:p>
    <w:p w:rsidR="00000000" w:rsidDel="00000000" w:rsidP="00000000" w:rsidRDefault="00000000" w:rsidRPr="00000000" w14:paraId="00000095">
      <w:pPr>
        <w:spacing w:line="240" w:lineRule="auto"/>
        <w:jc w:val="both"/>
        <w:rPr>
          <w:b w:val="1"/>
        </w:rPr>
      </w:pPr>
      <w:r w:rsidDel="00000000" w:rsidR="00000000" w:rsidRPr="00000000">
        <w:rPr>
          <w:rtl w:val="0"/>
        </w:rPr>
      </w:r>
    </w:p>
    <w:p w:rsidR="00000000" w:rsidDel="00000000" w:rsidP="00000000" w:rsidRDefault="00000000" w:rsidRPr="00000000" w14:paraId="00000096">
      <w:pPr>
        <w:spacing w:line="240" w:lineRule="auto"/>
        <w:jc w:val="both"/>
        <w:rPr>
          <w:b w:val="1"/>
        </w:rPr>
      </w:pPr>
      <w:r w:rsidDel="00000000" w:rsidR="00000000" w:rsidRPr="00000000">
        <w:rPr>
          <w:b w:val="1"/>
          <w:rtl w:val="0"/>
        </w:rPr>
        <w:t xml:space="preserve">DESARROLLO DE CONTENIDO</w:t>
      </w:r>
    </w:p>
    <w:p w:rsidR="00000000" w:rsidDel="00000000" w:rsidP="00000000" w:rsidRDefault="00000000" w:rsidRPr="00000000" w14:paraId="00000097">
      <w:pPr>
        <w:spacing w:line="240" w:lineRule="auto"/>
        <w:jc w:val="both"/>
        <w:rPr>
          <w:b w:val="1"/>
        </w:rPr>
      </w:pPr>
      <w:r w:rsidDel="00000000" w:rsidR="00000000" w:rsidRPr="00000000">
        <w:rPr>
          <w:rtl w:val="0"/>
        </w:rPr>
      </w:r>
    </w:p>
    <w:p w:rsidR="00000000" w:rsidDel="00000000" w:rsidP="00000000" w:rsidRDefault="00000000" w:rsidRPr="00000000" w14:paraId="00000098">
      <w:pPr>
        <w:numPr>
          <w:ilvl w:val="0"/>
          <w:numId w:val="11"/>
        </w:numPr>
        <w:spacing w:after="120" w:line="240" w:lineRule="auto"/>
        <w:ind w:left="644" w:hanging="360"/>
        <w:jc w:val="both"/>
        <w:rPr>
          <w:b w:val="1"/>
        </w:rPr>
      </w:pPr>
      <w:r w:rsidDel="00000000" w:rsidR="00000000" w:rsidRPr="00000000">
        <w:rPr>
          <w:b w:val="1"/>
          <w:highlight w:val="white"/>
          <w:rtl w:val="0"/>
        </w:rPr>
        <w:t xml:space="preserve">Alerta y alarmas de emergencias</w:t>
      </w:r>
      <w:r w:rsidDel="00000000" w:rsidR="00000000" w:rsidRPr="00000000">
        <w:rPr>
          <w:rtl w:val="0"/>
        </w:rPr>
      </w:r>
    </w:p>
    <w:p w:rsidR="00000000" w:rsidDel="00000000" w:rsidP="00000000" w:rsidRDefault="00000000" w:rsidRPr="00000000" w14:paraId="00000099">
      <w:pPr>
        <w:spacing w:line="240" w:lineRule="auto"/>
        <w:jc w:val="both"/>
        <w:rPr/>
      </w:pPr>
      <w:bookmarkStart w:colFirst="0" w:colLast="0" w:name="_heading=h.gjdgxs" w:id="2"/>
      <w:bookmarkEnd w:id="2"/>
      <w:r w:rsidDel="00000000" w:rsidR="00000000" w:rsidRPr="00000000">
        <w:rPr>
          <w:rtl w:val="0"/>
        </w:rPr>
      </w:r>
    </w:p>
    <w:tbl>
      <w:tblPr>
        <w:tblStyle w:val="Table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9A">
            <w:pPr>
              <w:keepNext w:val="1"/>
              <w:keepLines w:val="1"/>
              <w:spacing w:after="120" w:before="400" w:line="240" w:lineRule="auto"/>
              <w:jc w:val="both"/>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09B">
            <w:pPr>
              <w:spacing w:after="120" w:before="240" w:line="240" w:lineRule="auto"/>
              <w:jc w:val="both"/>
              <w:rPr/>
            </w:pPr>
            <w:r w:rsidDel="00000000" w:rsidR="00000000" w:rsidRPr="00000000">
              <w:rPr>
                <w:rtl w:val="0"/>
              </w:rPr>
              <w:t xml:space="preserve">Alerta y alarma son dos palabras íntimamente relacionadas, pero es importante tener claro su significado. Una </w:t>
            </w:r>
            <w:r w:rsidDel="00000000" w:rsidR="00000000" w:rsidRPr="00000000">
              <w:rPr>
                <w:b w:val="1"/>
                <w:rtl w:val="0"/>
              </w:rPr>
              <w:t xml:space="preserve">alerta</w:t>
            </w:r>
            <w:r w:rsidDel="00000000" w:rsidR="00000000" w:rsidRPr="00000000">
              <w:rPr>
                <w:rtl w:val="0"/>
              </w:rPr>
              <w:t xml:space="preserve"> es un estado de aviso previo a una situación, en tanto que una </w:t>
            </w:r>
            <w:r w:rsidDel="00000000" w:rsidR="00000000" w:rsidRPr="00000000">
              <w:rPr>
                <w:b w:val="1"/>
                <w:rtl w:val="0"/>
              </w:rPr>
              <w:t xml:space="preserve">alarma</w:t>
            </w:r>
            <w:r w:rsidDel="00000000" w:rsidR="00000000" w:rsidRPr="00000000">
              <w:rPr>
                <w:rtl w:val="0"/>
              </w:rPr>
              <w:t xml:space="preserve"> es la emisión de señales acústicas o luminosas dispuestas para comunicar la necesidad inmediata de actuar, y por lo general implican la necesidad de evacuar lo más pronto posible un lugar hacia un punto seguro. </w:t>
            </w:r>
          </w:p>
          <w:p w:rsidR="00000000" w:rsidDel="00000000" w:rsidP="00000000" w:rsidRDefault="00000000" w:rsidRPr="00000000" w14:paraId="0000009C">
            <w:pPr>
              <w:spacing w:after="120" w:before="240" w:line="240" w:lineRule="auto"/>
              <w:jc w:val="both"/>
              <w:rPr/>
            </w:pPr>
            <w:r w:rsidDel="00000000" w:rsidR="00000000" w:rsidRPr="00000000">
              <w:rPr>
                <w:rtl w:val="0"/>
              </w:rPr>
              <w:t xml:space="preserve">Para conceptualizar y aprender sobre el </w:t>
            </w:r>
            <w:r w:rsidDel="00000000" w:rsidR="00000000" w:rsidRPr="00000000">
              <w:rPr>
                <w:highlight w:val="white"/>
                <w:rtl w:val="0"/>
              </w:rPr>
              <w:t xml:space="preserve">tema de las alertas y alarmas de emergencia, es importante tener en cuenta las definiciones que brinda la Guía </w:t>
            </w:r>
            <w:r w:rsidDel="00000000" w:rsidR="00000000" w:rsidRPr="00000000">
              <w:rPr>
                <w:rtl w:val="0"/>
              </w:rPr>
              <w:t xml:space="preserve">técnica para la reglamentación local de eventos con aglomeraciones en público (Hernández y Zapata, 2018) de la Unidad Nacional para la Gestión del Riesgo de Desastres (UNGRD).</w:t>
            </w:r>
          </w:p>
        </w:tc>
      </w:tr>
    </w:tbl>
    <w:p w:rsidR="00000000" w:rsidDel="00000000" w:rsidP="00000000" w:rsidRDefault="00000000" w:rsidRPr="00000000" w14:paraId="0000009D">
      <w:pPr>
        <w:spacing w:line="240" w:lineRule="auto"/>
        <w:jc w:val="both"/>
        <w:rPr/>
      </w:pPr>
      <w:r w:rsidDel="00000000" w:rsidR="00000000" w:rsidRPr="00000000">
        <w:rPr>
          <w:rtl w:val="0"/>
        </w:rPr>
      </w:r>
    </w:p>
    <w:p w:rsidR="00000000" w:rsidDel="00000000" w:rsidP="00000000" w:rsidRDefault="00000000" w:rsidRPr="00000000" w14:paraId="0000009E">
      <w:pPr>
        <w:spacing w:line="240" w:lineRule="auto"/>
        <w:jc w:val="both"/>
        <w:rPr/>
      </w:pPr>
      <w:r w:rsidDel="00000000" w:rsidR="00000000" w:rsidRPr="00000000">
        <w:rPr>
          <w:rtl w:val="0"/>
        </w:rPr>
      </w:r>
    </w:p>
    <w:tbl>
      <w:tblPr>
        <w:tblStyle w:val="Table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9F">
            <w:pPr>
              <w:widowControl w:val="0"/>
              <w:spacing w:line="240" w:lineRule="auto"/>
              <w:jc w:val="both"/>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A0">
            <w:pPr>
              <w:keepNext w:val="1"/>
              <w:keepLines w:val="1"/>
              <w:widowControl w:val="0"/>
              <w:spacing w:after="60" w:line="240" w:lineRule="auto"/>
              <w:jc w:val="both"/>
              <w:rPr/>
            </w:pPr>
            <w:bookmarkStart w:colFirst="0" w:colLast="0" w:name="_heading=h.4i7ojhp" w:id="3"/>
            <w:bookmarkEnd w:id="3"/>
            <w:r w:rsidDel="00000000" w:rsidR="00000000" w:rsidRPr="00000000">
              <w:rPr>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1">
            <w:pPr>
              <w:widowControl w:val="0"/>
              <w:spacing w:line="240" w:lineRule="auto"/>
              <w:jc w:val="both"/>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A2">
            <w:pPr>
              <w:spacing w:line="240" w:lineRule="auto"/>
              <w:jc w:val="both"/>
              <w:rPr/>
            </w:pPr>
            <w:r w:rsidDel="00000000" w:rsidR="00000000" w:rsidRPr="00000000">
              <w:rPr>
                <w:rtl w:val="0"/>
              </w:rPr>
              <w:t xml:space="preserve">A continuación, hay algunos conceptos claves que se deben tener en cuenta respecto a las alertas y las alarmas de emergencia:</w:t>
            </w:r>
          </w:p>
        </w:tc>
      </w:tr>
    </w:tbl>
    <w:p w:rsidR="00000000" w:rsidDel="00000000" w:rsidP="00000000" w:rsidRDefault="00000000" w:rsidRPr="00000000" w14:paraId="000000A3">
      <w:pPr>
        <w:widowControl w:val="0"/>
        <w:rPr/>
      </w:pPr>
      <w:r w:rsidDel="00000000" w:rsidR="00000000" w:rsidRPr="00000000">
        <w:rPr>
          <w:rtl w:val="0"/>
        </w:rPr>
      </w:r>
    </w:p>
    <w:tbl>
      <w:tblPr>
        <w:tblStyle w:val="Table9"/>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8476"/>
        <w:gridCol w:w="4936"/>
        <w:tblGridChange w:id="0">
          <w:tblGrid>
            <w:gridCol w:w="8476"/>
            <w:gridCol w:w="4936"/>
          </w:tblGrid>
        </w:tblGridChange>
      </w:tblGrid>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4">
            <w:pPr>
              <w:spacing w:before="240" w:line="240" w:lineRule="auto"/>
              <w:jc w:val="both"/>
              <w:rPr>
                <w:b w:val="1"/>
              </w:rPr>
            </w:pPr>
            <w:r w:rsidDel="00000000" w:rsidR="00000000" w:rsidRPr="00000000">
              <w:rPr>
                <w:b w:val="1"/>
                <w:rtl w:val="0"/>
              </w:rPr>
              <w:t xml:space="preserve">Alerta</w:t>
            </w:r>
          </w:p>
          <w:p w:rsidR="00000000" w:rsidDel="00000000" w:rsidP="00000000" w:rsidRDefault="00000000" w:rsidRPr="00000000" w14:paraId="000000A5">
            <w:pPr>
              <w:spacing w:before="240" w:line="240" w:lineRule="auto"/>
              <w:jc w:val="both"/>
              <w:rPr/>
            </w:pPr>
            <w:r w:rsidDel="00000000" w:rsidR="00000000" w:rsidRPr="00000000">
              <w:rPr>
                <w:rtl w:val="0"/>
              </w:rPr>
              <w:t xml:space="preserve">Estado que se declara con anterioridad a la manifestación de un evento peligroso, con base en el monitoreo del comportamiento del respectivo fenómeno, con el fin de que las entidades y la población involucrada activen procedimientos de acción previamente establecidos. </w:t>
            </w:r>
          </w:p>
          <w:p w:rsidR="00000000" w:rsidDel="00000000" w:rsidP="00000000" w:rsidRDefault="00000000" w:rsidRPr="00000000" w14:paraId="000000A6">
            <w:pPr>
              <w:widowControl w:val="0"/>
              <w:spacing w:line="240" w:lineRule="auto"/>
              <w:rPr/>
            </w:pPr>
            <w:r w:rsidDel="00000000" w:rsidR="00000000" w:rsidRPr="00000000">
              <w:rPr>
                <w:rtl w:val="0"/>
              </w:rPr>
            </w:r>
          </w:p>
          <w:p w:rsidR="00000000" w:rsidDel="00000000" w:rsidP="00000000" w:rsidRDefault="00000000" w:rsidRPr="00000000" w14:paraId="000000A7">
            <w:pPr>
              <w:widowControl w:val="0"/>
              <w:spacing w:line="240" w:lineRule="auto"/>
              <w:rPr/>
            </w:pPr>
            <w:r w:rsidDel="00000000" w:rsidR="00000000" w:rsidRPr="00000000">
              <w:rPr>
                <w:rtl w:val="0"/>
              </w:rPr>
            </w:r>
          </w:p>
          <w:p w:rsidR="00000000" w:rsidDel="00000000" w:rsidP="00000000" w:rsidRDefault="00000000" w:rsidRPr="00000000" w14:paraId="000000A8">
            <w:pPr>
              <w:widowControl w:val="0"/>
              <w:spacing w:line="240" w:lineRule="auto"/>
              <w:rPr/>
            </w:pPr>
            <w:r w:rsidDel="00000000" w:rsidR="00000000" w:rsidRPr="00000000">
              <w:rPr>
                <w:rtl w:val="0"/>
              </w:rPr>
            </w:r>
          </w:p>
          <w:p w:rsidR="00000000" w:rsidDel="00000000" w:rsidP="00000000" w:rsidRDefault="00000000" w:rsidRPr="00000000" w14:paraId="000000A9">
            <w:pPr>
              <w:widowControl w:val="0"/>
              <w:spacing w:line="240" w:lineRule="auto"/>
              <w:rPr/>
            </w:pPr>
            <w:r w:rsidDel="00000000" w:rsidR="00000000" w:rsidRPr="00000000">
              <w:rPr>
                <w:rtl w:val="0"/>
              </w:rPr>
            </w:r>
          </w:p>
          <w:p w:rsidR="00000000" w:rsidDel="00000000" w:rsidP="00000000" w:rsidRDefault="00000000" w:rsidRPr="00000000" w14:paraId="000000AA">
            <w:pPr>
              <w:widowControl w:val="0"/>
              <w:spacing w:line="240" w:lineRule="auto"/>
              <w:rPr/>
            </w:pPr>
            <w:r w:rsidDel="00000000" w:rsidR="00000000" w:rsidRPr="00000000">
              <w:rPr>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rPr>
                <w:b w:val="1"/>
              </w:rPr>
            </w:pPr>
            <w:sdt>
              <w:sdtPr>
                <w:tag w:val="goog_rdk_0"/>
              </w:sdtPr>
              <w:sdtContent>
                <w:commentRangeStart w:id="0"/>
              </w:sdtContent>
            </w:sdt>
            <w:commentRangeEnd w:id="0"/>
            <w:r w:rsidDel="00000000" w:rsidR="00000000" w:rsidRPr="00000000">
              <w:commentReference w:id="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291465</wp:posOffset>
                  </wp:positionH>
                  <wp:positionV relativeFrom="paragraph">
                    <wp:posOffset>0</wp:posOffset>
                  </wp:positionV>
                  <wp:extent cx="895350" cy="954405"/>
                  <wp:effectExtent b="0" l="0" r="0" t="0"/>
                  <wp:wrapSquare wrapText="bothSides" distB="0" distT="0" distL="114300" distR="114300"/>
                  <wp:docPr descr="Etiqueta de signo de advertencia de precaución. Trazo vectorial editable 64x64 píxeles" id="506" name="image58.jpg"/>
                  <a:graphic>
                    <a:graphicData uri="http://schemas.openxmlformats.org/drawingml/2006/picture">
                      <pic:pic>
                        <pic:nvPicPr>
                          <pic:cNvPr descr="Etiqueta de signo de advertencia de precaución. Trazo vectorial editable 64x64 píxeles" id="0" name="image58.jpg"/>
                          <pic:cNvPicPr preferRelativeResize="0"/>
                        </pic:nvPicPr>
                        <pic:blipFill>
                          <a:blip r:embed="rId20"/>
                          <a:srcRect b="0" l="0" r="0" t="0"/>
                          <a:stretch>
                            <a:fillRect/>
                          </a:stretch>
                        </pic:blipFill>
                        <pic:spPr>
                          <a:xfrm>
                            <a:off x="0" y="0"/>
                            <a:ext cx="895350" cy="954405"/>
                          </a:xfrm>
                          <a:prstGeom prst="rect"/>
                          <a:ln/>
                        </pic:spPr>
                      </pic:pic>
                    </a:graphicData>
                  </a:graphic>
                </wp:anchor>
              </w:drawing>
            </w:r>
          </w:p>
          <w:p w:rsidR="00000000" w:rsidDel="00000000" w:rsidP="00000000" w:rsidRDefault="00000000" w:rsidRPr="00000000" w14:paraId="000000AC">
            <w:pPr>
              <w:widowControl w:val="0"/>
              <w:spacing w:line="240" w:lineRule="auto"/>
              <w:rPr/>
            </w:pPr>
            <w:r w:rsidDel="00000000" w:rsidR="00000000" w:rsidRPr="00000000">
              <w:rPr>
                <w:rtl w:val="0"/>
              </w:rPr>
            </w:r>
          </w:p>
          <w:p w:rsidR="00000000" w:rsidDel="00000000" w:rsidP="00000000" w:rsidRDefault="00000000" w:rsidRPr="00000000" w14:paraId="000000AD">
            <w:pPr>
              <w:widowControl w:val="0"/>
              <w:spacing w:line="240" w:lineRule="auto"/>
              <w:rPr>
                <w:b w:val="1"/>
              </w:rPr>
            </w:pPr>
            <w:r w:rsidDel="00000000" w:rsidR="00000000" w:rsidRPr="00000000">
              <w:rPr>
                <w:rtl w:val="0"/>
              </w:rPr>
            </w:r>
          </w:p>
          <w:p w:rsidR="00000000" w:rsidDel="00000000" w:rsidP="00000000" w:rsidRDefault="00000000" w:rsidRPr="00000000" w14:paraId="000000AE">
            <w:pPr>
              <w:widowControl w:val="0"/>
              <w:spacing w:line="240" w:lineRule="auto"/>
              <w:rPr>
                <w:b w:val="1"/>
              </w:rPr>
            </w:pPr>
            <w:r w:rsidDel="00000000" w:rsidR="00000000" w:rsidRPr="00000000">
              <w:rPr>
                <w:rtl w:val="0"/>
              </w:rPr>
            </w:r>
          </w:p>
          <w:p w:rsidR="00000000" w:rsidDel="00000000" w:rsidP="00000000" w:rsidRDefault="00000000" w:rsidRPr="00000000" w14:paraId="000000AF">
            <w:pPr>
              <w:widowControl w:val="0"/>
              <w:spacing w:line="240" w:lineRule="auto"/>
              <w:rPr>
                <w:b w:val="1"/>
              </w:rPr>
            </w:pPr>
            <w:r w:rsidDel="00000000" w:rsidR="00000000" w:rsidRPr="00000000">
              <w:rPr>
                <w:rtl w:val="0"/>
              </w:rPr>
            </w:r>
          </w:p>
          <w:p w:rsidR="00000000" w:rsidDel="00000000" w:rsidP="00000000" w:rsidRDefault="00000000" w:rsidRPr="00000000" w14:paraId="000000B0">
            <w:pPr>
              <w:widowControl w:val="0"/>
              <w:spacing w:line="240" w:lineRule="auto"/>
              <w:rPr>
                <w:b w:val="1"/>
              </w:rPr>
            </w:pPr>
            <w:r w:rsidDel="00000000" w:rsidR="00000000" w:rsidRPr="00000000">
              <w:rPr>
                <w:rtl w:val="0"/>
              </w:rPr>
            </w:r>
          </w:p>
          <w:p w:rsidR="00000000" w:rsidDel="00000000" w:rsidP="00000000" w:rsidRDefault="00000000" w:rsidRPr="00000000" w14:paraId="000000B1">
            <w:pPr>
              <w:widowControl w:val="0"/>
              <w:spacing w:line="240" w:lineRule="auto"/>
              <w:rPr>
                <w:b w:val="1"/>
              </w:rPr>
            </w:pPr>
            <w:r w:rsidDel="00000000" w:rsidR="00000000" w:rsidRPr="00000000">
              <w:rPr>
                <w:rtl w:val="0"/>
              </w:rPr>
            </w:r>
          </w:p>
          <w:p w:rsidR="00000000" w:rsidDel="00000000" w:rsidP="00000000" w:rsidRDefault="00000000" w:rsidRPr="00000000" w14:paraId="000000B2">
            <w:pPr>
              <w:widowControl w:val="0"/>
              <w:spacing w:line="240" w:lineRule="auto"/>
              <w:rPr/>
            </w:pPr>
            <w:r w:rsidDel="00000000" w:rsidR="00000000" w:rsidRPr="00000000">
              <w:rPr>
                <w:b w:val="1"/>
                <w:rtl w:val="0"/>
              </w:rPr>
              <w:t xml:space="preserve">Imagen: 623800—CF15_i01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3">
            <w:pPr>
              <w:spacing w:after="120" w:line="240" w:lineRule="auto"/>
              <w:jc w:val="both"/>
              <w:rPr>
                <w:b w:val="1"/>
              </w:rPr>
            </w:pPr>
            <w:r w:rsidDel="00000000" w:rsidR="00000000" w:rsidRPr="00000000">
              <w:rPr>
                <w:b w:val="1"/>
                <w:rtl w:val="0"/>
              </w:rPr>
              <w:t xml:space="preserve">Alarma</w:t>
            </w:r>
          </w:p>
          <w:p w:rsidR="00000000" w:rsidDel="00000000" w:rsidP="00000000" w:rsidRDefault="00000000" w:rsidRPr="00000000" w14:paraId="000000B4">
            <w:pPr>
              <w:spacing w:after="120" w:line="240" w:lineRule="auto"/>
              <w:jc w:val="both"/>
              <w:rPr/>
            </w:pPr>
            <w:r w:rsidDel="00000000" w:rsidR="00000000" w:rsidRPr="00000000">
              <w:rPr>
                <w:rtl w:val="0"/>
              </w:rPr>
              <w:t xml:space="preserve">Aviso o señal que se da para que se sigan instrucciones específicas de emergencia, debido a la presencia real o inminente de un evento peligroso.</w:t>
            </w:r>
          </w:p>
          <w:p w:rsidR="00000000" w:rsidDel="00000000" w:rsidP="00000000" w:rsidRDefault="00000000" w:rsidRPr="00000000" w14:paraId="000000B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spacing w:line="240" w:lineRule="auto"/>
              <w:rPr>
                <w:b w:val="1"/>
              </w:rPr>
            </w:pPr>
            <w:sdt>
              <w:sdtPr>
                <w:tag w:val="goog_rdk_1"/>
              </w:sdtPr>
              <w:sdtContent>
                <w:commentRangeStart w:id="1"/>
              </w:sdtContent>
            </w:sdt>
            <w:commentRangeEnd w:id="1"/>
            <w:r w:rsidDel="00000000" w:rsidR="00000000" w:rsidRPr="00000000">
              <w:commentReference w:id="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116205</wp:posOffset>
                  </wp:positionH>
                  <wp:positionV relativeFrom="paragraph">
                    <wp:posOffset>0</wp:posOffset>
                  </wp:positionV>
                  <wp:extent cx="1264285" cy="1306830"/>
                  <wp:effectExtent b="0" l="0" r="0" t="0"/>
                  <wp:wrapSquare wrapText="bothSides" distB="0" distT="0" distL="114300" distR="114300"/>
                  <wp:docPr descr="Icono de sirena de emergencia en estilo plano. Ilustración del vector de alarma policial en fondo blanco aislado." id="462" name="image12.jpg"/>
                  <a:graphic>
                    <a:graphicData uri="http://schemas.openxmlformats.org/drawingml/2006/picture">
                      <pic:pic>
                        <pic:nvPicPr>
                          <pic:cNvPr descr="Icono de sirena de emergencia en estilo plano. Ilustración del vector de alarma policial en fondo blanco aislado." id="0" name="image12.jpg"/>
                          <pic:cNvPicPr preferRelativeResize="0"/>
                        </pic:nvPicPr>
                        <pic:blipFill>
                          <a:blip r:embed="rId21"/>
                          <a:srcRect b="0" l="0" r="0" t="0"/>
                          <a:stretch>
                            <a:fillRect/>
                          </a:stretch>
                        </pic:blipFill>
                        <pic:spPr>
                          <a:xfrm>
                            <a:off x="0" y="0"/>
                            <a:ext cx="1264285" cy="1306830"/>
                          </a:xfrm>
                          <a:prstGeom prst="rect"/>
                          <a:ln/>
                        </pic:spPr>
                      </pic:pic>
                    </a:graphicData>
                  </a:graphic>
                </wp:anchor>
              </w:drawing>
            </w:r>
          </w:p>
          <w:p w:rsidR="00000000" w:rsidDel="00000000" w:rsidP="00000000" w:rsidRDefault="00000000" w:rsidRPr="00000000" w14:paraId="000000B7">
            <w:pPr>
              <w:widowControl w:val="0"/>
              <w:spacing w:line="240" w:lineRule="auto"/>
              <w:rPr/>
            </w:pPr>
            <w:r w:rsidDel="00000000" w:rsidR="00000000" w:rsidRPr="00000000">
              <w:rPr>
                <w:rtl w:val="0"/>
              </w:rPr>
            </w:r>
          </w:p>
          <w:p w:rsidR="00000000" w:rsidDel="00000000" w:rsidP="00000000" w:rsidRDefault="00000000" w:rsidRPr="00000000" w14:paraId="000000B8">
            <w:pPr>
              <w:widowControl w:val="0"/>
              <w:spacing w:line="240" w:lineRule="auto"/>
              <w:rPr>
                <w:b w:val="1"/>
              </w:rPr>
            </w:pPr>
            <w:r w:rsidDel="00000000" w:rsidR="00000000" w:rsidRPr="00000000">
              <w:rPr>
                <w:rtl w:val="0"/>
              </w:rPr>
            </w:r>
          </w:p>
          <w:p w:rsidR="00000000" w:rsidDel="00000000" w:rsidP="00000000" w:rsidRDefault="00000000" w:rsidRPr="00000000" w14:paraId="000000B9">
            <w:pPr>
              <w:widowControl w:val="0"/>
              <w:spacing w:line="240" w:lineRule="auto"/>
              <w:rPr>
                <w:b w:val="1"/>
              </w:rPr>
            </w:pPr>
            <w:r w:rsidDel="00000000" w:rsidR="00000000" w:rsidRPr="00000000">
              <w:rPr>
                <w:rtl w:val="0"/>
              </w:rPr>
            </w:r>
          </w:p>
          <w:p w:rsidR="00000000" w:rsidDel="00000000" w:rsidP="00000000" w:rsidRDefault="00000000" w:rsidRPr="00000000" w14:paraId="000000BA">
            <w:pPr>
              <w:widowControl w:val="0"/>
              <w:spacing w:line="240" w:lineRule="auto"/>
              <w:rPr>
                <w:b w:val="1"/>
              </w:rPr>
            </w:pPr>
            <w:r w:rsidDel="00000000" w:rsidR="00000000" w:rsidRPr="00000000">
              <w:rPr>
                <w:rtl w:val="0"/>
              </w:rPr>
            </w:r>
          </w:p>
          <w:p w:rsidR="00000000" w:rsidDel="00000000" w:rsidP="00000000" w:rsidRDefault="00000000" w:rsidRPr="00000000" w14:paraId="000000BB">
            <w:pPr>
              <w:widowControl w:val="0"/>
              <w:spacing w:line="240" w:lineRule="auto"/>
              <w:rPr>
                <w:b w:val="1"/>
              </w:rPr>
            </w:pPr>
            <w:r w:rsidDel="00000000" w:rsidR="00000000" w:rsidRPr="00000000">
              <w:rPr>
                <w:rtl w:val="0"/>
              </w:rPr>
            </w:r>
          </w:p>
          <w:p w:rsidR="00000000" w:rsidDel="00000000" w:rsidP="00000000" w:rsidRDefault="00000000" w:rsidRPr="00000000" w14:paraId="000000BC">
            <w:pPr>
              <w:widowControl w:val="0"/>
              <w:spacing w:line="240" w:lineRule="auto"/>
              <w:rPr>
                <w:b w:val="1"/>
              </w:rPr>
            </w:pPr>
            <w:r w:rsidDel="00000000" w:rsidR="00000000" w:rsidRPr="00000000">
              <w:rPr>
                <w:rtl w:val="0"/>
              </w:rPr>
            </w:r>
          </w:p>
          <w:p w:rsidR="00000000" w:rsidDel="00000000" w:rsidP="00000000" w:rsidRDefault="00000000" w:rsidRPr="00000000" w14:paraId="000000BD">
            <w:pPr>
              <w:widowControl w:val="0"/>
              <w:spacing w:line="240" w:lineRule="auto"/>
              <w:rPr>
                <w:b w:val="1"/>
              </w:rPr>
            </w:pPr>
            <w:r w:rsidDel="00000000" w:rsidR="00000000" w:rsidRPr="00000000">
              <w:rPr>
                <w:rtl w:val="0"/>
              </w:rPr>
            </w:r>
          </w:p>
          <w:p w:rsidR="00000000" w:rsidDel="00000000" w:rsidP="00000000" w:rsidRDefault="00000000" w:rsidRPr="00000000" w14:paraId="000000BE">
            <w:pPr>
              <w:widowControl w:val="0"/>
              <w:spacing w:line="240" w:lineRule="auto"/>
              <w:rPr>
                <w:b w:val="1"/>
              </w:rPr>
            </w:pPr>
            <w:r w:rsidDel="00000000" w:rsidR="00000000" w:rsidRPr="00000000">
              <w:rPr>
                <w:rtl w:val="0"/>
              </w:rPr>
            </w:r>
          </w:p>
          <w:p w:rsidR="00000000" w:rsidDel="00000000" w:rsidP="00000000" w:rsidRDefault="00000000" w:rsidRPr="00000000" w14:paraId="000000BF">
            <w:pPr>
              <w:widowControl w:val="0"/>
              <w:spacing w:line="240" w:lineRule="auto"/>
              <w:rPr/>
            </w:pPr>
            <w:r w:rsidDel="00000000" w:rsidR="00000000" w:rsidRPr="00000000">
              <w:rPr>
                <w:b w:val="1"/>
                <w:rtl w:val="0"/>
              </w:rPr>
              <w:t xml:space="preserve">Imagen: 623800—CF15_i02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0">
            <w:pPr>
              <w:spacing w:after="120" w:line="240" w:lineRule="auto"/>
              <w:jc w:val="both"/>
              <w:rPr>
                <w:b w:val="1"/>
              </w:rPr>
            </w:pPr>
            <w:r w:rsidDel="00000000" w:rsidR="00000000" w:rsidRPr="00000000">
              <w:rPr>
                <w:b w:val="1"/>
                <w:rtl w:val="0"/>
              </w:rPr>
              <w:t xml:space="preserve">Estado de precaución</w:t>
            </w:r>
          </w:p>
          <w:p w:rsidR="00000000" w:rsidDel="00000000" w:rsidP="00000000" w:rsidRDefault="00000000" w:rsidRPr="00000000" w14:paraId="000000C1">
            <w:pPr>
              <w:spacing w:after="120" w:line="240" w:lineRule="auto"/>
              <w:jc w:val="both"/>
              <w:rPr/>
            </w:pPr>
            <w:r w:rsidDel="00000000" w:rsidR="00000000" w:rsidRPr="00000000">
              <w:rPr>
                <w:rtl w:val="0"/>
              </w:rPr>
              <w:t xml:space="preserve">Es aquel donde aún no se ha presentado la materialización de la emergencia, pero que por las características del lugar o condiciones medioambientales se puede llegar a materializar y pasar de precaución a un estado de alerta. </w:t>
            </w:r>
          </w:p>
          <w:p w:rsidR="00000000" w:rsidDel="00000000" w:rsidP="00000000" w:rsidRDefault="00000000" w:rsidRPr="00000000" w14:paraId="000000C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3">
            <w:pPr>
              <w:widowControl w:val="0"/>
              <w:spacing w:line="240" w:lineRule="auto"/>
              <w:rPr>
                <w:b w:val="1"/>
              </w:rPr>
            </w:pPr>
            <w:sdt>
              <w:sdtPr>
                <w:tag w:val="goog_rdk_2"/>
              </w:sdtPr>
              <w:sdtContent>
                <w:commentRangeStart w:id="2"/>
              </w:sdtContent>
            </w:sdt>
            <w:r w:rsidDel="00000000" w:rsidR="00000000" w:rsidRPr="00000000">
              <w:rPr/>
              <w:drawing>
                <wp:inline distB="0" distT="0" distL="0" distR="0">
                  <wp:extent cx="3007360" cy="1102995"/>
                  <wp:effectExtent b="0" l="0" r="0" t="0"/>
                  <wp:docPr descr="Ilustración vectorial creativa del borde de franjas de policía negro y amarillo. Juego de cintas sin fisuras con precaución de peligro. Diseño artístico de la línea de lugares de crimen. Resumen del elemento gráfico de concepto. Cartel de construcción." id="503" name="image50.jpg"/>
                  <a:graphic>
                    <a:graphicData uri="http://schemas.openxmlformats.org/drawingml/2006/picture">
                      <pic:pic>
                        <pic:nvPicPr>
                          <pic:cNvPr descr="Ilustración vectorial creativa del borde de franjas de policía negro y amarillo. Juego de cintas sin fisuras con precaución de peligro. Diseño artístico de la línea de lugares de crimen. Resumen del elemento gráfico de concepto. Cartel de construcción." id="0" name="image50.jpg"/>
                          <pic:cNvPicPr preferRelativeResize="0"/>
                        </pic:nvPicPr>
                        <pic:blipFill>
                          <a:blip r:embed="rId22"/>
                          <a:srcRect b="0" l="0" r="0" t="0"/>
                          <a:stretch>
                            <a:fillRect/>
                          </a:stretch>
                        </pic:blipFill>
                        <pic:spPr>
                          <a:xfrm>
                            <a:off x="0" y="0"/>
                            <a:ext cx="3007360" cy="1102995"/>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C4">
            <w:pPr>
              <w:widowControl w:val="0"/>
              <w:spacing w:line="240" w:lineRule="auto"/>
              <w:rPr/>
            </w:pPr>
            <w:r w:rsidDel="00000000" w:rsidR="00000000" w:rsidRPr="00000000">
              <w:rPr>
                <w:b w:val="1"/>
                <w:rtl w:val="0"/>
              </w:rPr>
              <w:t xml:space="preserve">Imagen: 623800_CF15_i03</w:t>
            </w:r>
            <w:r w:rsidDel="00000000" w:rsidR="00000000" w:rsidRPr="00000000">
              <w:rPr>
                <w:rtl w:val="0"/>
              </w:rPr>
            </w:r>
          </w:p>
        </w:tc>
      </w:tr>
    </w:tbl>
    <w:p w:rsidR="00000000" w:rsidDel="00000000" w:rsidP="00000000" w:rsidRDefault="00000000" w:rsidRPr="00000000" w14:paraId="000000C5">
      <w:pPr>
        <w:spacing w:line="240" w:lineRule="auto"/>
        <w:jc w:val="both"/>
        <w:rPr/>
      </w:pPr>
      <w:r w:rsidDel="00000000" w:rsidR="00000000" w:rsidRPr="00000000">
        <w:rPr>
          <w:rtl w:val="0"/>
        </w:rPr>
      </w:r>
    </w:p>
    <w:p w:rsidR="00000000" w:rsidDel="00000000" w:rsidP="00000000" w:rsidRDefault="00000000" w:rsidRPr="00000000" w14:paraId="000000C6">
      <w:pPr>
        <w:spacing w:line="240" w:lineRule="auto"/>
        <w:jc w:val="both"/>
        <w:rPr/>
      </w:pPr>
      <w:r w:rsidDel="00000000" w:rsidR="00000000" w:rsidRPr="00000000">
        <w:rPr>
          <w:rtl w:val="0"/>
        </w:rPr>
      </w:r>
    </w:p>
    <w:tbl>
      <w:tblPr>
        <w:tblStyle w:val="Table1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C7">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0C8">
            <w:pPr>
              <w:rPr/>
            </w:pPr>
            <w:r w:rsidDel="00000000" w:rsidR="00000000" w:rsidRPr="00000000">
              <w:rPr>
                <w:rtl w:val="0"/>
              </w:rPr>
              <w:t xml:space="preserve">Para entender estos conceptos es necesario saber que las alertas comunican, a través de los mecanismos disponibles, a los brigadistas, al puesto de mando unificado (PMU) y a organizadores en general sobre cualquier suceso que se puede materializar, y que se debe vigilar para evitar un estado de alarma generalizado. De esa manera es posible tomar medidas preventivas y de intervención oportuna.</w:t>
            </w:r>
            <w:r w:rsidDel="00000000" w:rsidR="00000000" w:rsidRPr="00000000">
              <w:rPr>
                <w:b w:val="1"/>
                <w:rtl w:val="0"/>
              </w:rPr>
              <w:t xml:space="preserve"> Las alertas son un mecanismo de anticipación y comunicación efectiva entre los responsables de la atención de emergencias, y deben estar codificadas con el fin de no crear pánico entre el público. Es de suma importancia que los integrantes del comité de emergencia las conozcan y se apropien de estas.</w:t>
            </w:r>
            <w:r w:rsidDel="00000000" w:rsidR="00000000" w:rsidRPr="00000000">
              <w:rPr>
                <w:rtl w:val="0"/>
              </w:rPr>
              <w:t xml:space="preserve"> Un ejemplo de</w:t>
            </w:r>
            <w:r w:rsidDel="00000000" w:rsidR="00000000" w:rsidRPr="00000000">
              <w:rPr>
                <w:b w:val="1"/>
                <w:rtl w:val="0"/>
              </w:rPr>
              <w:t xml:space="preserve"> </w:t>
            </w:r>
            <w:r w:rsidDel="00000000" w:rsidR="00000000" w:rsidRPr="00000000">
              <w:rPr>
                <w:rtl w:val="0"/>
              </w:rPr>
              <w:t xml:space="preserve">codificación de alertas es el establecido por la Unidad Nacional para la Gestión del Riesgo de Desastres (UNGDR) (2011, </w:t>
            </w:r>
            <w:hyperlink r:id="rId23">
              <w:r w:rsidDel="00000000" w:rsidR="00000000" w:rsidRPr="00000000">
                <w:rPr>
                  <w:color w:val="0000ff"/>
                  <w:u w:val="single"/>
                  <w:rtl w:val="0"/>
                </w:rPr>
                <w:t xml:space="preserve">https://bit.ly/2PSfWUk</w:t>
              </w:r>
            </w:hyperlink>
            <w:r w:rsidDel="00000000" w:rsidR="00000000" w:rsidRPr="00000000">
              <w:rPr>
                <w:rtl w:val="0"/>
              </w:rPr>
              <w:t xml:space="preserve">), como se muestra a continuación.</w:t>
            </w:r>
          </w:p>
        </w:tc>
      </w:tr>
    </w:tbl>
    <w:p w:rsidR="00000000" w:rsidDel="00000000" w:rsidP="00000000" w:rsidRDefault="00000000" w:rsidRPr="00000000" w14:paraId="000000C9">
      <w:pPr>
        <w:spacing w:line="240" w:lineRule="auto"/>
        <w:jc w:val="both"/>
        <w:rPr/>
      </w:pPr>
      <w:r w:rsidDel="00000000" w:rsidR="00000000" w:rsidRPr="00000000">
        <w:rPr>
          <w:rtl w:val="0"/>
        </w:rPr>
      </w:r>
    </w:p>
    <w:p w:rsidR="00000000" w:rsidDel="00000000" w:rsidP="00000000" w:rsidRDefault="00000000" w:rsidRPr="00000000" w14:paraId="000000CA">
      <w:pPr>
        <w:spacing w:line="240" w:lineRule="auto"/>
        <w:jc w:val="both"/>
        <w:rPr/>
      </w:pPr>
      <w:r w:rsidDel="00000000" w:rsidR="00000000" w:rsidRPr="00000000">
        <w:rPr>
          <w:rtl w:val="0"/>
        </w:rPr>
      </w:r>
    </w:p>
    <w:p w:rsidR="00000000" w:rsidDel="00000000" w:rsidP="00000000" w:rsidRDefault="00000000" w:rsidRPr="00000000" w14:paraId="000000CB">
      <w:pPr>
        <w:spacing w:line="240" w:lineRule="auto"/>
        <w:jc w:val="both"/>
        <w:rPr/>
      </w:pPr>
      <w:r w:rsidDel="00000000" w:rsidR="00000000" w:rsidRPr="00000000">
        <w:rPr>
          <w:rtl w:val="0"/>
        </w:rPr>
      </w:r>
    </w:p>
    <w:p w:rsidR="00000000" w:rsidDel="00000000" w:rsidP="00000000" w:rsidRDefault="00000000" w:rsidRPr="00000000" w14:paraId="000000CC">
      <w:pPr>
        <w:spacing w:line="240" w:lineRule="auto"/>
        <w:jc w:val="both"/>
        <w:rPr/>
      </w:pPr>
      <w:r w:rsidDel="00000000" w:rsidR="00000000" w:rsidRPr="00000000">
        <w:rPr>
          <w:rtl w:val="0"/>
        </w:rPr>
      </w:r>
    </w:p>
    <w:tbl>
      <w:tblPr>
        <w:tblStyle w:val="Table1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4670"/>
        <w:gridCol w:w="8742"/>
        <w:tblGridChange w:id="0">
          <w:tblGrid>
            <w:gridCol w:w="4670"/>
            <w:gridCol w:w="874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0CD">
            <w:pPr>
              <w:widowControl w:val="0"/>
              <w:spacing w:line="240" w:lineRule="auto"/>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CE">
            <w:pPr>
              <w:pStyle w:val="Title"/>
              <w:widowControl w:val="0"/>
              <w:spacing w:line="240" w:lineRule="auto"/>
              <w:jc w:val="center"/>
              <w:rPr>
                <w:sz w:val="22"/>
                <w:szCs w:val="22"/>
              </w:rPr>
            </w:pPr>
            <w:bookmarkStart w:colFirst="0" w:colLast="0" w:name="_heading=h.147n2zr" w:id="4"/>
            <w:bookmarkEnd w:id="4"/>
            <w:r w:rsidDel="00000000" w:rsidR="00000000" w:rsidRPr="00000000">
              <w:rPr>
                <w:sz w:val="22"/>
                <w:szCs w:val="22"/>
                <w:rtl w:val="0"/>
              </w:rPr>
              <w:t xml:space="preserve">Tarjetas animadas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F">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D0">
            <w:pPr>
              <w:widowControl w:val="0"/>
              <w:spacing w:line="240" w:lineRule="auto"/>
              <w:rPr/>
            </w:pPr>
            <w:r w:rsidDel="00000000" w:rsidR="00000000" w:rsidRPr="00000000">
              <w:rPr>
                <w:rtl w:val="0"/>
              </w:rPr>
              <w:t xml:space="preserve">Como se mencionó anteriormente, la clasificación por niveles de las alertas y alarmas de emergencia se presenta en los siguientes colores: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1">
            <w:pPr>
              <w:widowControl w:val="0"/>
              <w:spacing w:line="240" w:lineRule="auto"/>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12700</wp:posOffset>
                      </wp:positionV>
                      <wp:extent cx="809625" cy="647700"/>
                      <wp:effectExtent b="0" l="0" r="0" t="0"/>
                      <wp:wrapNone/>
                      <wp:docPr id="454" name=""/>
                      <a:graphic>
                        <a:graphicData uri="http://schemas.microsoft.com/office/word/2010/wordprocessingShape">
                          <wps:wsp>
                            <wps:cNvSpPr/>
                            <wps:cNvPr id="3" name="Shape 3"/>
                            <wps:spPr>
                              <a:xfrm>
                                <a:off x="4950713" y="3465675"/>
                                <a:ext cx="790575" cy="628650"/>
                              </a:xfrm>
                              <a:prstGeom prst="ellipse">
                                <a:avLst/>
                              </a:prstGeom>
                              <a:solidFill>
                                <a:srgbClr val="00B050"/>
                              </a:solidFill>
                              <a:ln cap="flat" cmpd="sng" w="9525">
                                <a:solidFill>
                                  <a:srgbClr val="97B85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12700</wp:posOffset>
                      </wp:positionV>
                      <wp:extent cx="809625" cy="647700"/>
                      <wp:effectExtent b="0" l="0" r="0" t="0"/>
                      <wp:wrapNone/>
                      <wp:docPr id="454" name="image25.png"/>
                      <a:graphic>
                        <a:graphicData uri="http://schemas.openxmlformats.org/drawingml/2006/picture">
                          <pic:pic>
                            <pic:nvPicPr>
                              <pic:cNvPr id="0" name="image25.png"/>
                              <pic:cNvPicPr preferRelativeResize="0"/>
                            </pic:nvPicPr>
                            <pic:blipFill>
                              <a:blip r:embed="rId24"/>
                              <a:srcRect/>
                              <a:stretch>
                                <a:fillRect/>
                              </a:stretch>
                            </pic:blipFill>
                            <pic:spPr>
                              <a:xfrm>
                                <a:off x="0" y="0"/>
                                <a:ext cx="809625" cy="647700"/>
                              </a:xfrm>
                              <a:prstGeom prst="rect"/>
                              <a:ln/>
                            </pic:spPr>
                          </pic:pic>
                        </a:graphicData>
                      </a:graphic>
                    </wp:anchor>
                  </w:drawing>
                </mc:Fallback>
              </mc:AlternateContent>
            </w:r>
          </w:p>
          <w:p w:rsidR="00000000" w:rsidDel="00000000" w:rsidP="00000000" w:rsidRDefault="00000000" w:rsidRPr="00000000" w14:paraId="000000D2">
            <w:pPr>
              <w:widowControl w:val="0"/>
              <w:spacing w:line="240" w:lineRule="auto"/>
              <w:jc w:val="center"/>
              <w:rPr/>
            </w:pPr>
            <w:r w:rsidDel="00000000" w:rsidR="00000000" w:rsidRPr="00000000">
              <w:rPr>
                <w:rtl w:val="0"/>
              </w:rPr>
            </w:r>
          </w:p>
          <w:p w:rsidR="00000000" w:rsidDel="00000000" w:rsidP="00000000" w:rsidRDefault="00000000" w:rsidRPr="00000000" w14:paraId="000000D3">
            <w:pPr>
              <w:widowControl w:val="0"/>
              <w:spacing w:line="240" w:lineRule="auto"/>
              <w:jc w:val="center"/>
              <w:rPr/>
            </w:pPr>
            <w:r w:rsidDel="00000000" w:rsidR="00000000" w:rsidRPr="00000000">
              <w:rPr>
                <w:rtl w:val="0"/>
              </w:rPr>
            </w:r>
          </w:p>
          <w:p w:rsidR="00000000" w:rsidDel="00000000" w:rsidP="00000000" w:rsidRDefault="00000000" w:rsidRPr="00000000" w14:paraId="000000D4">
            <w:pPr>
              <w:widowControl w:val="0"/>
              <w:spacing w:line="240" w:lineRule="auto"/>
              <w:jc w:val="center"/>
              <w:rPr/>
            </w:pPr>
            <w:r w:rsidDel="00000000" w:rsidR="00000000" w:rsidRPr="00000000">
              <w:rPr>
                <w:rtl w:val="0"/>
              </w:rPr>
            </w:r>
          </w:p>
          <w:p w:rsidR="00000000" w:rsidDel="00000000" w:rsidP="00000000" w:rsidRDefault="00000000" w:rsidRPr="00000000" w14:paraId="000000D5">
            <w:pPr>
              <w:widowControl w:val="0"/>
              <w:spacing w:line="240" w:lineRule="auto"/>
              <w:jc w:val="center"/>
              <w:rPr/>
            </w:pPr>
            <w:r w:rsidDel="00000000" w:rsidR="00000000" w:rsidRPr="00000000">
              <w:rPr>
                <w:rtl w:val="0"/>
              </w:rPr>
            </w:r>
          </w:p>
          <w:p w:rsidR="00000000" w:rsidDel="00000000" w:rsidP="00000000" w:rsidRDefault="00000000" w:rsidRPr="00000000" w14:paraId="000000D6">
            <w:pPr>
              <w:widowControl w:val="0"/>
              <w:spacing w:line="240" w:lineRule="auto"/>
              <w:rPr/>
            </w:pPr>
            <w:r w:rsidDel="00000000" w:rsidR="00000000" w:rsidRPr="00000000">
              <w:rPr>
                <w:b w:val="1"/>
                <w:rtl w:val="0"/>
              </w:rPr>
              <w:t xml:space="preserve">Imagen: 623800_CF15_i04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line="240" w:lineRule="auto"/>
              <w:rPr>
                <w:b w:val="1"/>
              </w:rPr>
            </w:pPr>
            <w:r w:rsidDel="00000000" w:rsidR="00000000" w:rsidRPr="00000000">
              <w:rPr>
                <w:b w:val="1"/>
                <w:rtl w:val="0"/>
              </w:rPr>
              <w:t xml:space="preserve">VERDE </w:t>
            </w:r>
          </w:p>
          <w:p w:rsidR="00000000" w:rsidDel="00000000" w:rsidP="00000000" w:rsidRDefault="00000000" w:rsidRPr="00000000" w14:paraId="000000D8">
            <w:pPr>
              <w:widowControl w:val="0"/>
              <w:spacing w:line="240" w:lineRule="auto"/>
              <w:rPr>
                <w:b w:val="1"/>
              </w:rPr>
            </w:pPr>
            <w:r w:rsidDel="00000000" w:rsidR="00000000" w:rsidRPr="00000000">
              <w:rPr>
                <w:rtl w:val="0"/>
              </w:rPr>
            </w:r>
          </w:p>
          <w:p w:rsidR="00000000" w:rsidDel="00000000" w:rsidP="00000000" w:rsidRDefault="00000000" w:rsidRPr="00000000" w14:paraId="000000D9">
            <w:pPr>
              <w:widowControl w:val="0"/>
              <w:spacing w:line="240" w:lineRule="auto"/>
              <w:rPr/>
            </w:pPr>
            <w:r w:rsidDel="00000000" w:rsidR="00000000" w:rsidRPr="00000000">
              <w:rPr>
                <w:rtl w:val="0"/>
              </w:rPr>
              <w:t xml:space="preserve">Prevención, mitigación, rehabilitación y reconstrucción.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A">
            <w:pPr>
              <w:widowControl w:val="0"/>
              <w:spacing w:line="24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0</wp:posOffset>
                      </wp:positionV>
                      <wp:extent cx="723900" cy="647700"/>
                      <wp:effectExtent b="0" l="0" r="0" t="0"/>
                      <wp:wrapNone/>
                      <wp:docPr id="456" name=""/>
                      <a:graphic>
                        <a:graphicData uri="http://schemas.microsoft.com/office/word/2010/wordprocessingShape">
                          <wps:wsp>
                            <wps:cNvSpPr/>
                            <wps:cNvPr id="24" name="Shape 24"/>
                            <wps:spPr>
                              <a:xfrm>
                                <a:off x="4993575" y="3465675"/>
                                <a:ext cx="704850" cy="628650"/>
                              </a:xfrm>
                              <a:prstGeom prst="ellipse">
                                <a:avLst/>
                              </a:prstGeom>
                              <a:solidFill>
                                <a:srgbClr val="FFFF00"/>
                              </a:solidFill>
                              <a:ln cap="flat" cmpd="sng" w="9525">
                                <a:solidFill>
                                  <a:srgbClr val="97B85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0</wp:posOffset>
                      </wp:positionV>
                      <wp:extent cx="723900" cy="647700"/>
                      <wp:effectExtent b="0" l="0" r="0" t="0"/>
                      <wp:wrapNone/>
                      <wp:docPr id="456" name="image43.png"/>
                      <a:graphic>
                        <a:graphicData uri="http://schemas.openxmlformats.org/drawingml/2006/picture">
                          <pic:pic>
                            <pic:nvPicPr>
                              <pic:cNvPr id="0" name="image43.png"/>
                              <pic:cNvPicPr preferRelativeResize="0"/>
                            </pic:nvPicPr>
                            <pic:blipFill>
                              <a:blip r:embed="rId25"/>
                              <a:srcRect/>
                              <a:stretch>
                                <a:fillRect/>
                              </a:stretch>
                            </pic:blipFill>
                            <pic:spPr>
                              <a:xfrm>
                                <a:off x="0" y="0"/>
                                <a:ext cx="723900" cy="647700"/>
                              </a:xfrm>
                              <a:prstGeom prst="rect"/>
                              <a:ln/>
                            </pic:spPr>
                          </pic:pic>
                        </a:graphicData>
                      </a:graphic>
                    </wp:anchor>
                  </w:drawing>
                </mc:Fallback>
              </mc:AlternateContent>
            </w:r>
          </w:p>
          <w:p w:rsidR="00000000" w:rsidDel="00000000" w:rsidP="00000000" w:rsidRDefault="00000000" w:rsidRPr="00000000" w14:paraId="000000DB">
            <w:pPr>
              <w:widowControl w:val="0"/>
              <w:spacing w:line="240" w:lineRule="auto"/>
              <w:rPr/>
            </w:pPr>
            <w:r w:rsidDel="00000000" w:rsidR="00000000" w:rsidRPr="00000000">
              <w:rPr>
                <w:rtl w:val="0"/>
              </w:rPr>
            </w:r>
          </w:p>
          <w:p w:rsidR="00000000" w:rsidDel="00000000" w:rsidP="00000000" w:rsidRDefault="00000000" w:rsidRPr="00000000" w14:paraId="000000DC">
            <w:pPr>
              <w:widowControl w:val="0"/>
              <w:spacing w:line="240" w:lineRule="auto"/>
              <w:rPr/>
            </w:pPr>
            <w:r w:rsidDel="00000000" w:rsidR="00000000" w:rsidRPr="00000000">
              <w:rPr>
                <w:rtl w:val="0"/>
              </w:rPr>
            </w:r>
          </w:p>
          <w:p w:rsidR="00000000" w:rsidDel="00000000" w:rsidP="00000000" w:rsidRDefault="00000000" w:rsidRPr="00000000" w14:paraId="000000DD">
            <w:pPr>
              <w:widowControl w:val="0"/>
              <w:spacing w:line="240" w:lineRule="auto"/>
              <w:rPr/>
            </w:pPr>
            <w:r w:rsidDel="00000000" w:rsidR="00000000" w:rsidRPr="00000000">
              <w:rPr>
                <w:rtl w:val="0"/>
              </w:rPr>
            </w:r>
          </w:p>
          <w:p w:rsidR="00000000" w:rsidDel="00000000" w:rsidP="00000000" w:rsidRDefault="00000000" w:rsidRPr="00000000" w14:paraId="000000DE">
            <w:pPr>
              <w:widowControl w:val="0"/>
              <w:spacing w:line="240" w:lineRule="auto"/>
              <w:rPr>
                <w:b w:val="1"/>
              </w:rPr>
            </w:pPr>
            <w:r w:rsidDel="00000000" w:rsidR="00000000" w:rsidRPr="00000000">
              <w:rPr>
                <w:rtl w:val="0"/>
              </w:rPr>
            </w:r>
          </w:p>
          <w:p w:rsidR="00000000" w:rsidDel="00000000" w:rsidP="00000000" w:rsidRDefault="00000000" w:rsidRPr="00000000" w14:paraId="000000DF">
            <w:pPr>
              <w:widowControl w:val="0"/>
              <w:spacing w:line="240" w:lineRule="auto"/>
              <w:rPr/>
            </w:pPr>
            <w:r w:rsidDel="00000000" w:rsidR="00000000" w:rsidRPr="00000000">
              <w:rPr>
                <w:b w:val="1"/>
                <w:rtl w:val="0"/>
              </w:rPr>
              <w:t xml:space="preserve">Imagen: 623800_CF15_i05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0">
            <w:pPr>
              <w:spacing w:after="240" w:before="240" w:line="240" w:lineRule="auto"/>
              <w:jc w:val="both"/>
              <w:rPr>
                <w:b w:val="1"/>
              </w:rPr>
            </w:pPr>
            <w:r w:rsidDel="00000000" w:rsidR="00000000" w:rsidRPr="00000000">
              <w:rPr>
                <w:b w:val="1"/>
                <w:rtl w:val="0"/>
              </w:rPr>
              <w:t xml:space="preserve">AMARILLO </w:t>
            </w:r>
          </w:p>
          <w:p w:rsidR="00000000" w:rsidDel="00000000" w:rsidP="00000000" w:rsidRDefault="00000000" w:rsidRPr="00000000" w14:paraId="000000E1">
            <w:pPr>
              <w:spacing w:after="240" w:before="240" w:line="240" w:lineRule="auto"/>
              <w:jc w:val="both"/>
              <w:rPr/>
            </w:pPr>
            <w:r w:rsidDel="00000000" w:rsidR="00000000" w:rsidRPr="00000000">
              <w:rPr>
                <w:rtl w:val="0"/>
              </w:rPr>
              <w:t xml:space="preserve">Preparación</w:t>
            </w:r>
          </w:p>
          <w:p w:rsidR="00000000" w:rsidDel="00000000" w:rsidP="00000000" w:rsidRDefault="00000000" w:rsidRPr="00000000" w14:paraId="000000E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3">
            <w:pPr>
              <w:widowControl w:val="0"/>
              <w:spacing w:line="240" w:lineRule="auto"/>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0</wp:posOffset>
                      </wp:positionV>
                      <wp:extent cx="752475" cy="723900"/>
                      <wp:effectExtent b="0" l="0" r="0" t="0"/>
                      <wp:wrapNone/>
                      <wp:docPr id="453" name=""/>
                      <a:graphic>
                        <a:graphicData uri="http://schemas.microsoft.com/office/word/2010/wordprocessingShape">
                          <wps:wsp>
                            <wps:cNvSpPr/>
                            <wps:cNvPr id="2" name="Shape 2"/>
                            <wps:spPr>
                              <a:xfrm>
                                <a:off x="4979288" y="3427575"/>
                                <a:ext cx="733425" cy="704850"/>
                              </a:xfrm>
                              <a:prstGeom prst="ellipse">
                                <a:avLst/>
                              </a:prstGeom>
                              <a:solidFill>
                                <a:srgbClr val="F66E22"/>
                              </a:solidFill>
                              <a:ln cap="flat" cmpd="sng" w="9525">
                                <a:solidFill>
                                  <a:srgbClr val="97B853"/>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0</wp:posOffset>
                      </wp:positionV>
                      <wp:extent cx="752475" cy="723900"/>
                      <wp:effectExtent b="0" l="0" r="0" t="0"/>
                      <wp:wrapNone/>
                      <wp:docPr id="453" name="image20.png"/>
                      <a:graphic>
                        <a:graphicData uri="http://schemas.openxmlformats.org/drawingml/2006/picture">
                          <pic:pic>
                            <pic:nvPicPr>
                              <pic:cNvPr id="0" name="image20.png"/>
                              <pic:cNvPicPr preferRelativeResize="0"/>
                            </pic:nvPicPr>
                            <pic:blipFill>
                              <a:blip r:embed="rId26"/>
                              <a:srcRect/>
                              <a:stretch>
                                <a:fillRect/>
                              </a:stretch>
                            </pic:blipFill>
                            <pic:spPr>
                              <a:xfrm>
                                <a:off x="0" y="0"/>
                                <a:ext cx="752475" cy="723900"/>
                              </a:xfrm>
                              <a:prstGeom prst="rect"/>
                              <a:ln/>
                            </pic:spPr>
                          </pic:pic>
                        </a:graphicData>
                      </a:graphic>
                    </wp:anchor>
                  </w:drawing>
                </mc:Fallback>
              </mc:AlternateContent>
            </w:r>
          </w:p>
          <w:p w:rsidR="00000000" w:rsidDel="00000000" w:rsidP="00000000" w:rsidRDefault="00000000" w:rsidRPr="00000000" w14:paraId="000000E4">
            <w:pPr>
              <w:widowControl w:val="0"/>
              <w:spacing w:line="240" w:lineRule="auto"/>
              <w:jc w:val="center"/>
              <w:rPr/>
            </w:pPr>
            <w:r w:rsidDel="00000000" w:rsidR="00000000" w:rsidRPr="00000000">
              <w:rPr>
                <w:rtl w:val="0"/>
              </w:rPr>
            </w:r>
          </w:p>
          <w:p w:rsidR="00000000" w:rsidDel="00000000" w:rsidP="00000000" w:rsidRDefault="00000000" w:rsidRPr="00000000" w14:paraId="000000E5">
            <w:pPr>
              <w:widowControl w:val="0"/>
              <w:spacing w:line="240" w:lineRule="auto"/>
              <w:jc w:val="center"/>
              <w:rPr/>
            </w:pPr>
            <w:r w:rsidDel="00000000" w:rsidR="00000000" w:rsidRPr="00000000">
              <w:rPr>
                <w:rtl w:val="0"/>
              </w:rPr>
            </w:r>
          </w:p>
          <w:p w:rsidR="00000000" w:rsidDel="00000000" w:rsidP="00000000" w:rsidRDefault="00000000" w:rsidRPr="00000000" w14:paraId="000000E6">
            <w:pPr>
              <w:widowControl w:val="0"/>
              <w:spacing w:line="240" w:lineRule="auto"/>
              <w:jc w:val="center"/>
              <w:rPr/>
            </w:pPr>
            <w:r w:rsidDel="00000000" w:rsidR="00000000" w:rsidRPr="00000000">
              <w:rPr>
                <w:rtl w:val="0"/>
              </w:rPr>
            </w:r>
          </w:p>
          <w:p w:rsidR="00000000" w:rsidDel="00000000" w:rsidP="00000000" w:rsidRDefault="00000000" w:rsidRPr="00000000" w14:paraId="000000E7">
            <w:pPr>
              <w:widowControl w:val="0"/>
              <w:spacing w:line="240" w:lineRule="auto"/>
              <w:rPr/>
            </w:pPr>
            <w:r w:rsidDel="00000000" w:rsidR="00000000" w:rsidRPr="00000000">
              <w:rPr>
                <w:rtl w:val="0"/>
              </w:rPr>
            </w:r>
          </w:p>
          <w:p w:rsidR="00000000" w:rsidDel="00000000" w:rsidP="00000000" w:rsidRDefault="00000000" w:rsidRPr="00000000" w14:paraId="000000E8">
            <w:pPr>
              <w:widowControl w:val="0"/>
              <w:spacing w:line="240" w:lineRule="auto"/>
              <w:rPr/>
            </w:pPr>
            <w:r w:rsidDel="00000000" w:rsidR="00000000" w:rsidRPr="00000000">
              <w:rPr>
                <w:b w:val="1"/>
                <w:rtl w:val="0"/>
              </w:rPr>
              <w:t xml:space="preserve">Imagen: 623800_CF15_i06</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9">
            <w:pPr>
              <w:spacing w:after="240" w:before="240" w:line="240" w:lineRule="auto"/>
              <w:ind w:left="360" w:firstLine="0"/>
              <w:jc w:val="both"/>
              <w:rPr>
                <w:b w:val="1"/>
              </w:rPr>
            </w:pPr>
            <w:r w:rsidDel="00000000" w:rsidR="00000000" w:rsidRPr="00000000">
              <w:rPr>
                <w:b w:val="1"/>
                <w:rtl w:val="0"/>
              </w:rPr>
              <w:t xml:space="preserve">NARANJA </w:t>
            </w:r>
          </w:p>
          <w:p w:rsidR="00000000" w:rsidDel="00000000" w:rsidP="00000000" w:rsidRDefault="00000000" w:rsidRPr="00000000" w14:paraId="000000EA">
            <w:pPr>
              <w:spacing w:after="240" w:before="240" w:line="240" w:lineRule="auto"/>
              <w:ind w:left="360" w:firstLine="0"/>
              <w:jc w:val="both"/>
              <w:rPr/>
            </w:pPr>
            <w:r w:rsidDel="00000000" w:rsidR="00000000" w:rsidRPr="00000000">
              <w:rPr>
                <w:rtl w:val="0"/>
              </w:rPr>
              <w:t xml:space="preserve">Alistamiento</w:t>
            </w:r>
          </w:p>
          <w:p w:rsidR="00000000" w:rsidDel="00000000" w:rsidP="00000000" w:rsidRDefault="00000000" w:rsidRPr="00000000" w14:paraId="000000E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C">
            <w:pPr>
              <w:widowControl w:val="0"/>
              <w:spacing w:line="240" w:lineRule="auto"/>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50800</wp:posOffset>
                      </wp:positionV>
                      <wp:extent cx="762000" cy="676275"/>
                      <wp:effectExtent b="0" l="0" r="0" t="0"/>
                      <wp:wrapNone/>
                      <wp:docPr id="461" name=""/>
                      <a:graphic>
                        <a:graphicData uri="http://schemas.microsoft.com/office/word/2010/wordprocessingShape">
                          <wps:wsp>
                            <wps:cNvSpPr/>
                            <wps:cNvPr id="108" name="Shape 108"/>
                            <wps:spPr>
                              <a:xfrm>
                                <a:off x="4974525" y="3451388"/>
                                <a:ext cx="742950" cy="657225"/>
                              </a:xfrm>
                              <a:prstGeom prst="ellipse">
                                <a:avLst/>
                              </a:prstGeom>
                              <a:solidFill>
                                <a:srgbClr val="FF0000"/>
                              </a:solidFill>
                              <a:ln cap="flat" cmpd="sng" w="9525">
                                <a:solidFill>
                                  <a:srgbClr val="97B853"/>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50800</wp:posOffset>
                      </wp:positionV>
                      <wp:extent cx="762000" cy="676275"/>
                      <wp:effectExtent b="0" l="0" r="0" t="0"/>
                      <wp:wrapNone/>
                      <wp:docPr id="461" name="image57.png"/>
                      <a:graphic>
                        <a:graphicData uri="http://schemas.openxmlformats.org/drawingml/2006/picture">
                          <pic:pic>
                            <pic:nvPicPr>
                              <pic:cNvPr id="0" name="image57.png"/>
                              <pic:cNvPicPr preferRelativeResize="0"/>
                            </pic:nvPicPr>
                            <pic:blipFill>
                              <a:blip r:embed="rId27"/>
                              <a:srcRect/>
                              <a:stretch>
                                <a:fillRect/>
                              </a:stretch>
                            </pic:blipFill>
                            <pic:spPr>
                              <a:xfrm>
                                <a:off x="0" y="0"/>
                                <a:ext cx="762000" cy="676275"/>
                              </a:xfrm>
                              <a:prstGeom prst="rect"/>
                              <a:ln/>
                            </pic:spPr>
                          </pic:pic>
                        </a:graphicData>
                      </a:graphic>
                    </wp:anchor>
                  </w:drawing>
                </mc:Fallback>
              </mc:AlternateContent>
            </w:r>
          </w:p>
          <w:p w:rsidR="00000000" w:rsidDel="00000000" w:rsidP="00000000" w:rsidRDefault="00000000" w:rsidRPr="00000000" w14:paraId="000000ED">
            <w:pPr>
              <w:widowControl w:val="0"/>
              <w:spacing w:line="240" w:lineRule="auto"/>
              <w:jc w:val="center"/>
              <w:rPr/>
            </w:pPr>
            <w:r w:rsidDel="00000000" w:rsidR="00000000" w:rsidRPr="00000000">
              <w:rPr>
                <w:rtl w:val="0"/>
              </w:rPr>
            </w:r>
          </w:p>
          <w:p w:rsidR="00000000" w:rsidDel="00000000" w:rsidP="00000000" w:rsidRDefault="00000000" w:rsidRPr="00000000" w14:paraId="000000EE">
            <w:pPr>
              <w:widowControl w:val="0"/>
              <w:spacing w:line="240" w:lineRule="auto"/>
              <w:jc w:val="center"/>
              <w:rPr/>
            </w:pPr>
            <w:r w:rsidDel="00000000" w:rsidR="00000000" w:rsidRPr="00000000">
              <w:rPr>
                <w:rtl w:val="0"/>
              </w:rPr>
            </w:r>
          </w:p>
          <w:p w:rsidR="00000000" w:rsidDel="00000000" w:rsidP="00000000" w:rsidRDefault="00000000" w:rsidRPr="00000000" w14:paraId="000000EF">
            <w:pPr>
              <w:widowControl w:val="0"/>
              <w:spacing w:line="240" w:lineRule="auto"/>
              <w:jc w:val="center"/>
              <w:rPr/>
            </w:pPr>
            <w:r w:rsidDel="00000000" w:rsidR="00000000" w:rsidRPr="00000000">
              <w:rPr>
                <w:rtl w:val="0"/>
              </w:rPr>
            </w:r>
          </w:p>
          <w:p w:rsidR="00000000" w:rsidDel="00000000" w:rsidP="00000000" w:rsidRDefault="00000000" w:rsidRPr="00000000" w14:paraId="000000F0">
            <w:pPr>
              <w:widowControl w:val="0"/>
              <w:spacing w:line="240" w:lineRule="auto"/>
              <w:rPr/>
            </w:pPr>
            <w:r w:rsidDel="00000000" w:rsidR="00000000" w:rsidRPr="00000000">
              <w:rPr>
                <w:rtl w:val="0"/>
              </w:rPr>
            </w:r>
          </w:p>
          <w:p w:rsidR="00000000" w:rsidDel="00000000" w:rsidP="00000000" w:rsidRDefault="00000000" w:rsidRPr="00000000" w14:paraId="000000F1">
            <w:pPr>
              <w:widowControl w:val="0"/>
              <w:spacing w:line="240" w:lineRule="auto"/>
              <w:rPr/>
            </w:pPr>
            <w:r w:rsidDel="00000000" w:rsidR="00000000" w:rsidRPr="00000000">
              <w:rPr>
                <w:b w:val="1"/>
                <w:rtl w:val="0"/>
              </w:rPr>
              <w:t xml:space="preserve">Imagen: 623800_CF15_i07</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2">
            <w:pPr>
              <w:spacing w:after="240" w:before="240" w:line="240" w:lineRule="auto"/>
              <w:ind w:left="360" w:firstLine="0"/>
              <w:jc w:val="both"/>
              <w:rPr/>
            </w:pPr>
            <w:r w:rsidDel="00000000" w:rsidR="00000000" w:rsidRPr="00000000">
              <w:rPr>
                <w:b w:val="1"/>
                <w:rtl w:val="0"/>
              </w:rPr>
              <w:t xml:space="preserve">ROJO</w:t>
            </w:r>
            <w:r w:rsidDel="00000000" w:rsidR="00000000" w:rsidRPr="00000000">
              <w:rPr>
                <w:rtl w:val="0"/>
              </w:rPr>
            </w:r>
          </w:p>
          <w:p w:rsidR="00000000" w:rsidDel="00000000" w:rsidP="00000000" w:rsidRDefault="00000000" w:rsidRPr="00000000" w14:paraId="000000F3">
            <w:pPr>
              <w:spacing w:after="240" w:before="240" w:line="240" w:lineRule="auto"/>
              <w:ind w:left="360" w:firstLine="0"/>
              <w:jc w:val="both"/>
              <w:rPr/>
            </w:pPr>
            <w:r w:rsidDel="00000000" w:rsidR="00000000" w:rsidRPr="00000000">
              <w:rPr>
                <w:rtl w:val="0"/>
              </w:rPr>
              <w:t xml:space="preserve">Respuesta</w:t>
            </w:r>
          </w:p>
          <w:p w:rsidR="00000000" w:rsidDel="00000000" w:rsidP="00000000" w:rsidRDefault="00000000" w:rsidRPr="00000000" w14:paraId="000000F4">
            <w:pPr>
              <w:widowControl w:val="0"/>
              <w:spacing w:line="240" w:lineRule="auto"/>
              <w:rPr/>
            </w:pPr>
            <w:r w:rsidDel="00000000" w:rsidR="00000000" w:rsidRPr="00000000">
              <w:rPr>
                <w:rtl w:val="0"/>
              </w:rPr>
            </w:r>
          </w:p>
        </w:tc>
      </w:tr>
    </w:tbl>
    <w:p w:rsidR="00000000" w:rsidDel="00000000" w:rsidP="00000000" w:rsidRDefault="00000000" w:rsidRPr="00000000" w14:paraId="000000F5">
      <w:pPr>
        <w:widowControl w:val="0"/>
        <w:rPr/>
      </w:pPr>
      <w:r w:rsidDel="00000000" w:rsidR="00000000" w:rsidRPr="00000000">
        <w:rPr>
          <w:rtl w:val="0"/>
        </w:rPr>
      </w:r>
    </w:p>
    <w:tbl>
      <w:tblPr>
        <w:tblStyle w:val="Table1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F6">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0F7">
            <w:pPr>
              <w:spacing w:after="240" w:before="240" w:line="240" w:lineRule="auto"/>
              <w:jc w:val="both"/>
              <w:rPr/>
            </w:pPr>
            <w:r w:rsidDel="00000000" w:rsidR="00000000" w:rsidRPr="00000000">
              <w:rPr>
                <w:rtl w:val="0"/>
              </w:rPr>
              <w:t xml:space="preserve">Esta clasificación y códigos son solo ejemplos que, a criterio del comité de emergencias o de quien diseñe los planes, se podrán usar; aunque cabe la posibilidad de utilizar nombres de animales u otro sistema que se considere de fácil aplicabilidad para el evento y el contexto en el que este se desarrollará.</w:t>
            </w:r>
          </w:p>
          <w:p w:rsidR="00000000" w:rsidDel="00000000" w:rsidP="00000000" w:rsidRDefault="00000000" w:rsidRPr="00000000" w14:paraId="000000F8">
            <w:pPr>
              <w:spacing w:after="240" w:before="240" w:line="240" w:lineRule="auto"/>
              <w:jc w:val="both"/>
              <w:rPr/>
            </w:pPr>
            <w:r w:rsidDel="00000000" w:rsidR="00000000" w:rsidRPr="00000000">
              <w:rPr>
                <w:rtl w:val="0"/>
              </w:rPr>
              <w:t xml:space="preserve">Las alarmas son sistemas de aviso de que algo está ocurriendo, y deben tener unas características puntuales, como ser audibles en todas las áreas del recinto, visibles (garantizando que puedan ser identificadas por personas sordas o con dificultades auditivas), y fáciles de entender para el personal en general al que van dirigidas, con las instrucciones claras. Por ello, en cualquier evento con aglomeración de público se debe contar con sistemas que garanticen alternativas en caso de problemas en el suministro de energía, como megáfonos, pitos, linternas u otras estrategias que permitan guiar a las personas de manera segura durante la evacuación del lugar, con medidas de protección colectiva. Es importante que el sistema de alarma no se active hasta tener completamente despejadas las vías de evacuación y las salidas de emergencia. En eventos que se desarrollen en escenarios con escaleras, se sugiere hacer una evacuación parcial por áreas, evitando estampidas y caídas de los asistentes desde alguna altura. Teniendo en cuenta que estos sistemas de alerta y alarma son obligatorios en cualquier plan de emergencias y contingencias de aglomeraciones de público, temporales o permanentes, se deberá dejar documentado cuáles serán los códigos para utilizar y cómo se activará el sistema de alarma.</w:t>
            </w:r>
          </w:p>
          <w:p w:rsidR="00000000" w:rsidDel="00000000" w:rsidP="00000000" w:rsidRDefault="00000000" w:rsidRPr="00000000" w14:paraId="000000F9">
            <w:pPr>
              <w:spacing w:after="240" w:before="240" w:line="240" w:lineRule="auto"/>
              <w:jc w:val="both"/>
              <w:rPr/>
            </w:pPr>
            <w:r w:rsidDel="00000000" w:rsidR="00000000" w:rsidRPr="00000000">
              <w:rPr>
                <w:rtl w:val="0"/>
              </w:rPr>
              <w:t xml:space="preserve">Si bien es cierto que los sistemas de alarma son importantes, lo es aún más saber cómo se activan y el momento oportuno de hacerlo, porque por instinto de supervivencia los asistentes, ante el sonido de sirenas, pitos y demás, podrían entrar en caos colectivo dificultando las labores de evacuación del lugar. En situaciones como estas cobra relevancia el tipo de público, la edad y la actividad que se está desarrollando. Por eso se reitera la importancia de que cada plan de emergencia esté realmente diseñado según las condiciones del lugar y el tipo de público.</w:t>
            </w:r>
          </w:p>
          <w:p w:rsidR="00000000" w:rsidDel="00000000" w:rsidP="00000000" w:rsidRDefault="00000000" w:rsidRPr="00000000" w14:paraId="000000FA">
            <w:pPr>
              <w:spacing w:after="240" w:before="240" w:line="240" w:lineRule="auto"/>
              <w:jc w:val="both"/>
              <w:rPr/>
            </w:pPr>
            <w:r w:rsidDel="00000000" w:rsidR="00000000" w:rsidRPr="00000000">
              <w:rPr>
                <w:rtl w:val="0"/>
              </w:rPr>
              <w:t xml:space="preserve">A continuación, se muestra un ejemplo sobre cómo emplear un sistema o clasificación de alerta y alarmas de emergencia.</w:t>
            </w:r>
          </w:p>
        </w:tc>
      </w:tr>
    </w:tbl>
    <w:p w:rsidR="00000000" w:rsidDel="00000000" w:rsidP="00000000" w:rsidRDefault="00000000" w:rsidRPr="00000000" w14:paraId="000000FB">
      <w:pPr>
        <w:spacing w:line="240" w:lineRule="auto"/>
        <w:rPr/>
      </w:pPr>
      <w:r w:rsidDel="00000000" w:rsidR="00000000" w:rsidRPr="00000000">
        <w:rPr>
          <w:rtl w:val="0"/>
        </w:rPr>
      </w:r>
    </w:p>
    <w:tbl>
      <w:tblPr>
        <w:tblStyle w:val="Table1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FC">
            <w:pPr>
              <w:widowControl w:val="0"/>
              <w:spacing w:line="240" w:lineRule="auto"/>
              <w:jc w:val="both"/>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FD">
            <w:pPr>
              <w:keepNext w:val="1"/>
              <w:keepLines w:val="1"/>
              <w:widowControl w:val="0"/>
              <w:spacing w:after="60" w:line="240" w:lineRule="auto"/>
              <w:jc w:val="both"/>
              <w:rPr/>
            </w:pPr>
            <w:r w:rsidDel="00000000" w:rsidR="00000000" w:rsidRPr="00000000">
              <w:rPr>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E">
            <w:pPr>
              <w:widowControl w:val="0"/>
              <w:spacing w:line="240" w:lineRule="auto"/>
              <w:jc w:val="both"/>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FF">
            <w:pPr>
              <w:spacing w:line="240" w:lineRule="auto"/>
              <w:jc w:val="both"/>
              <w:rPr/>
            </w:pPr>
            <w:r w:rsidDel="00000000" w:rsidR="00000000" w:rsidRPr="00000000">
              <w:rPr>
                <w:rtl w:val="0"/>
              </w:rPr>
              <w:t xml:space="preserve">Se va a desarrollar una feria de artesanías: la fase de precaución se activa desde que se planean y designan los recursos y la logística a seguir, hasta que se asignan los responsables o coordinadores por cada plan operativo normalizado. El sistema de alerta quedará codificado de la siguiente manera:</w:t>
            </w:r>
          </w:p>
        </w:tc>
      </w:tr>
    </w:tbl>
    <w:p w:rsidR="00000000" w:rsidDel="00000000" w:rsidP="00000000" w:rsidRDefault="00000000" w:rsidRPr="00000000" w14:paraId="00000100">
      <w:pPr>
        <w:widowControl w:val="0"/>
        <w:rPr/>
      </w:pPr>
      <w:r w:rsidDel="00000000" w:rsidR="00000000" w:rsidRPr="00000000">
        <w:rPr>
          <w:rtl w:val="0"/>
        </w:rPr>
      </w:r>
    </w:p>
    <w:tbl>
      <w:tblPr>
        <w:tblStyle w:val="Table1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8476"/>
        <w:gridCol w:w="4936"/>
        <w:tblGridChange w:id="0">
          <w:tblGrid>
            <w:gridCol w:w="8476"/>
            <w:gridCol w:w="4936"/>
          </w:tblGrid>
        </w:tblGridChange>
      </w:tblGrid>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1">
            <w:pPr>
              <w:spacing w:before="240" w:line="240" w:lineRule="auto"/>
              <w:jc w:val="both"/>
              <w:rPr>
                <w:b w:val="1"/>
              </w:rPr>
            </w:pPr>
            <w:r w:rsidDel="00000000" w:rsidR="00000000" w:rsidRPr="00000000">
              <w:rPr>
                <w:b w:val="1"/>
                <w:rtl w:val="0"/>
              </w:rPr>
              <w:t xml:space="preserve">Alerta liebre</w:t>
            </w:r>
          </w:p>
          <w:p w:rsidR="00000000" w:rsidDel="00000000" w:rsidP="00000000" w:rsidRDefault="00000000" w:rsidRPr="00000000" w14:paraId="00000102">
            <w:pPr>
              <w:spacing w:before="240" w:line="240" w:lineRule="auto"/>
              <w:jc w:val="both"/>
              <w:rPr/>
            </w:pPr>
            <w:r w:rsidDel="00000000" w:rsidR="00000000" w:rsidRPr="00000000">
              <w:rPr>
                <w:rtl w:val="0"/>
              </w:rPr>
              <w:t xml:space="preserve">Se debe iniciar el proceso de evacuación de todo el personal.</w:t>
            </w:r>
          </w:p>
          <w:p w:rsidR="00000000" w:rsidDel="00000000" w:rsidP="00000000" w:rsidRDefault="00000000" w:rsidRPr="00000000" w14:paraId="00000103">
            <w:pPr>
              <w:spacing w:before="240" w:line="240" w:lineRule="auto"/>
              <w:jc w:val="both"/>
              <w:rPr/>
            </w:pPr>
            <w:r w:rsidDel="00000000" w:rsidR="00000000" w:rsidRPr="00000000">
              <w:rPr>
                <w:rtl w:val="0"/>
              </w:rPr>
            </w:r>
          </w:p>
          <w:p w:rsidR="00000000" w:rsidDel="00000000" w:rsidP="00000000" w:rsidRDefault="00000000" w:rsidRPr="00000000" w14:paraId="00000104">
            <w:pPr>
              <w:spacing w:before="240" w:line="240" w:lineRule="auto"/>
              <w:jc w:val="both"/>
              <w:rPr/>
            </w:pPr>
            <w:r w:rsidDel="00000000" w:rsidR="00000000" w:rsidRPr="00000000">
              <w:rPr>
                <w:rtl w:val="0"/>
              </w:rPr>
            </w:r>
          </w:p>
          <w:p w:rsidR="00000000" w:rsidDel="00000000" w:rsidP="00000000" w:rsidRDefault="00000000" w:rsidRPr="00000000" w14:paraId="00000105">
            <w:pPr>
              <w:spacing w:before="240" w:line="240" w:lineRule="auto"/>
              <w:jc w:val="both"/>
              <w:rPr/>
            </w:pPr>
            <w:r w:rsidDel="00000000" w:rsidR="00000000" w:rsidRPr="00000000">
              <w:rPr>
                <w:rtl w:val="0"/>
              </w:rPr>
            </w:r>
          </w:p>
          <w:p w:rsidR="00000000" w:rsidDel="00000000" w:rsidP="00000000" w:rsidRDefault="00000000" w:rsidRPr="00000000" w14:paraId="00000106">
            <w:pPr>
              <w:spacing w:before="240" w:line="240" w:lineRule="auto"/>
              <w:jc w:val="both"/>
              <w:rPr/>
            </w:pPr>
            <w:r w:rsidDel="00000000" w:rsidR="00000000" w:rsidRPr="00000000">
              <w:rPr>
                <w:rtl w:val="0"/>
              </w:rPr>
            </w:r>
          </w:p>
          <w:p w:rsidR="00000000" w:rsidDel="00000000" w:rsidP="00000000" w:rsidRDefault="00000000" w:rsidRPr="00000000" w14:paraId="00000107">
            <w:pPr>
              <w:spacing w:before="240" w:line="240" w:lineRule="auto"/>
              <w:jc w:val="both"/>
              <w:rPr/>
            </w:pPr>
            <w:r w:rsidDel="00000000" w:rsidR="00000000" w:rsidRPr="00000000">
              <w:rPr>
                <w:rtl w:val="0"/>
              </w:rPr>
            </w:r>
          </w:p>
          <w:p w:rsidR="00000000" w:rsidDel="00000000" w:rsidP="00000000" w:rsidRDefault="00000000" w:rsidRPr="00000000" w14:paraId="0000010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spacing w:line="240" w:lineRule="auto"/>
              <w:rPr>
                <w:b w:val="1"/>
              </w:rPr>
            </w:pPr>
            <w:sdt>
              <w:sdtPr>
                <w:tag w:val="goog_rdk_3"/>
              </w:sdtPr>
              <w:sdtContent>
                <w:commentRangeStart w:id="3"/>
              </w:sdtContent>
            </w:sdt>
            <w:commentRangeEnd w:id="3"/>
            <w:r w:rsidDel="00000000" w:rsidR="00000000" w:rsidRPr="00000000">
              <w:commentReference w:id="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83186</wp:posOffset>
                  </wp:positionH>
                  <wp:positionV relativeFrom="paragraph">
                    <wp:posOffset>0</wp:posOffset>
                  </wp:positionV>
                  <wp:extent cx="1038225" cy="1340968"/>
                  <wp:effectExtent b="0" l="0" r="0" t="0"/>
                  <wp:wrapSquare wrapText="bothSides" distB="0" distT="0" distL="114300" distR="114300"/>
                  <wp:docPr descr="Retrato abstracto de cabeza de conejo, liebre de pinturas multicolores. Dibujo de color. Ilustración vectorial de pinturas" id="498" name="image31.jpg"/>
                  <a:graphic>
                    <a:graphicData uri="http://schemas.openxmlformats.org/drawingml/2006/picture">
                      <pic:pic>
                        <pic:nvPicPr>
                          <pic:cNvPr descr="Retrato abstracto de cabeza de conejo, liebre de pinturas multicolores. Dibujo de color. Ilustración vectorial de pinturas" id="0" name="image31.jpg"/>
                          <pic:cNvPicPr preferRelativeResize="0"/>
                        </pic:nvPicPr>
                        <pic:blipFill>
                          <a:blip r:embed="rId28"/>
                          <a:srcRect b="0" l="0" r="0" t="0"/>
                          <a:stretch>
                            <a:fillRect/>
                          </a:stretch>
                        </pic:blipFill>
                        <pic:spPr>
                          <a:xfrm>
                            <a:off x="0" y="0"/>
                            <a:ext cx="1038225" cy="1340968"/>
                          </a:xfrm>
                          <a:prstGeom prst="rect"/>
                          <a:ln/>
                        </pic:spPr>
                      </pic:pic>
                    </a:graphicData>
                  </a:graphic>
                </wp:anchor>
              </w:drawing>
            </w:r>
          </w:p>
          <w:p w:rsidR="00000000" w:rsidDel="00000000" w:rsidP="00000000" w:rsidRDefault="00000000" w:rsidRPr="00000000" w14:paraId="0000010A">
            <w:pPr>
              <w:widowControl w:val="0"/>
              <w:spacing w:line="240" w:lineRule="auto"/>
              <w:rPr/>
            </w:pPr>
            <w:r w:rsidDel="00000000" w:rsidR="00000000" w:rsidRPr="00000000">
              <w:rPr>
                <w:rtl w:val="0"/>
              </w:rPr>
            </w:r>
          </w:p>
          <w:p w:rsidR="00000000" w:rsidDel="00000000" w:rsidP="00000000" w:rsidRDefault="00000000" w:rsidRPr="00000000" w14:paraId="0000010B">
            <w:pPr>
              <w:widowControl w:val="0"/>
              <w:spacing w:line="240" w:lineRule="auto"/>
              <w:rPr>
                <w:b w:val="1"/>
              </w:rPr>
            </w:pPr>
            <w:r w:rsidDel="00000000" w:rsidR="00000000" w:rsidRPr="00000000">
              <w:rPr>
                <w:rtl w:val="0"/>
              </w:rPr>
            </w:r>
          </w:p>
          <w:p w:rsidR="00000000" w:rsidDel="00000000" w:rsidP="00000000" w:rsidRDefault="00000000" w:rsidRPr="00000000" w14:paraId="0000010C">
            <w:pPr>
              <w:widowControl w:val="0"/>
              <w:spacing w:line="240" w:lineRule="auto"/>
              <w:rPr>
                <w:b w:val="1"/>
              </w:rPr>
            </w:pPr>
            <w:r w:rsidDel="00000000" w:rsidR="00000000" w:rsidRPr="00000000">
              <w:rPr>
                <w:rtl w:val="0"/>
              </w:rPr>
            </w:r>
          </w:p>
          <w:p w:rsidR="00000000" w:rsidDel="00000000" w:rsidP="00000000" w:rsidRDefault="00000000" w:rsidRPr="00000000" w14:paraId="0000010D">
            <w:pPr>
              <w:widowControl w:val="0"/>
              <w:spacing w:line="240" w:lineRule="auto"/>
              <w:rPr>
                <w:b w:val="1"/>
              </w:rPr>
            </w:pPr>
            <w:r w:rsidDel="00000000" w:rsidR="00000000" w:rsidRPr="00000000">
              <w:rPr>
                <w:rtl w:val="0"/>
              </w:rPr>
            </w:r>
          </w:p>
          <w:p w:rsidR="00000000" w:rsidDel="00000000" w:rsidP="00000000" w:rsidRDefault="00000000" w:rsidRPr="00000000" w14:paraId="0000010E">
            <w:pPr>
              <w:widowControl w:val="0"/>
              <w:spacing w:line="240" w:lineRule="auto"/>
              <w:rPr>
                <w:b w:val="1"/>
              </w:rPr>
            </w:pPr>
            <w:r w:rsidDel="00000000" w:rsidR="00000000" w:rsidRPr="00000000">
              <w:rPr>
                <w:rtl w:val="0"/>
              </w:rPr>
            </w:r>
          </w:p>
          <w:p w:rsidR="00000000" w:rsidDel="00000000" w:rsidP="00000000" w:rsidRDefault="00000000" w:rsidRPr="00000000" w14:paraId="0000010F">
            <w:pPr>
              <w:widowControl w:val="0"/>
              <w:spacing w:line="240" w:lineRule="auto"/>
              <w:rPr>
                <w:b w:val="1"/>
              </w:rPr>
            </w:pPr>
            <w:r w:rsidDel="00000000" w:rsidR="00000000" w:rsidRPr="00000000">
              <w:rPr>
                <w:rtl w:val="0"/>
              </w:rPr>
            </w:r>
          </w:p>
          <w:p w:rsidR="00000000" w:rsidDel="00000000" w:rsidP="00000000" w:rsidRDefault="00000000" w:rsidRPr="00000000" w14:paraId="00000110">
            <w:pPr>
              <w:widowControl w:val="0"/>
              <w:spacing w:line="240" w:lineRule="auto"/>
              <w:rPr>
                <w:b w:val="1"/>
              </w:rPr>
            </w:pPr>
            <w:r w:rsidDel="00000000" w:rsidR="00000000" w:rsidRPr="00000000">
              <w:rPr>
                <w:rtl w:val="0"/>
              </w:rPr>
            </w:r>
          </w:p>
          <w:p w:rsidR="00000000" w:rsidDel="00000000" w:rsidP="00000000" w:rsidRDefault="00000000" w:rsidRPr="00000000" w14:paraId="00000111">
            <w:pPr>
              <w:widowControl w:val="0"/>
              <w:spacing w:line="240" w:lineRule="auto"/>
              <w:rPr>
                <w:b w:val="1"/>
              </w:rPr>
            </w:pPr>
            <w:r w:rsidDel="00000000" w:rsidR="00000000" w:rsidRPr="00000000">
              <w:rPr>
                <w:rtl w:val="0"/>
              </w:rPr>
            </w:r>
          </w:p>
          <w:p w:rsidR="00000000" w:rsidDel="00000000" w:rsidP="00000000" w:rsidRDefault="00000000" w:rsidRPr="00000000" w14:paraId="00000112">
            <w:pPr>
              <w:widowControl w:val="0"/>
              <w:spacing w:line="240" w:lineRule="auto"/>
              <w:rPr/>
            </w:pPr>
            <w:r w:rsidDel="00000000" w:rsidR="00000000" w:rsidRPr="00000000">
              <w:rPr>
                <w:b w:val="1"/>
                <w:rtl w:val="0"/>
              </w:rPr>
              <w:t xml:space="preserve">Imagen: 623800_CF15_i08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3">
            <w:pPr>
              <w:widowControl w:val="0"/>
              <w:spacing w:line="240" w:lineRule="auto"/>
              <w:rPr>
                <w:b w:val="1"/>
              </w:rPr>
            </w:pPr>
            <w:r w:rsidDel="00000000" w:rsidR="00000000" w:rsidRPr="00000000">
              <w:rPr>
                <w:b w:val="1"/>
                <w:rtl w:val="0"/>
              </w:rPr>
              <w:t xml:space="preserve">Alerta dragón</w:t>
            </w:r>
          </w:p>
          <w:p w:rsidR="00000000" w:rsidDel="00000000" w:rsidP="00000000" w:rsidRDefault="00000000" w:rsidRPr="00000000" w14:paraId="00000114">
            <w:pPr>
              <w:widowControl w:val="0"/>
              <w:spacing w:line="240" w:lineRule="auto"/>
              <w:rPr>
                <w:b w:val="1"/>
              </w:rPr>
            </w:pPr>
            <w:r w:rsidDel="00000000" w:rsidR="00000000" w:rsidRPr="00000000">
              <w:rPr>
                <w:rtl w:val="0"/>
              </w:rPr>
            </w:r>
          </w:p>
          <w:p w:rsidR="00000000" w:rsidDel="00000000" w:rsidP="00000000" w:rsidRDefault="00000000" w:rsidRPr="00000000" w14:paraId="00000115">
            <w:pPr>
              <w:widowControl w:val="0"/>
              <w:spacing w:line="240" w:lineRule="auto"/>
              <w:rPr/>
            </w:pPr>
            <w:r w:rsidDel="00000000" w:rsidR="00000000" w:rsidRPr="00000000">
              <w:rPr>
                <w:rtl w:val="0"/>
              </w:rPr>
              <w:t xml:space="preserve">Se puede presentar un conato de incendio.</w:t>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spacing w:line="240" w:lineRule="auto"/>
              <w:rPr>
                <w:b w:val="1"/>
              </w:rPr>
            </w:pPr>
            <w:sdt>
              <w:sdtPr>
                <w:tag w:val="goog_rdk_4"/>
              </w:sdtPr>
              <w:sdtContent>
                <w:commentRangeStart w:id="4"/>
              </w:sdtContent>
            </w:sdt>
            <w:commentRangeEnd w:id="4"/>
            <w:r w:rsidDel="00000000" w:rsidR="00000000" w:rsidRPr="00000000">
              <w:commentReference w:id="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81916</wp:posOffset>
                  </wp:positionH>
                  <wp:positionV relativeFrom="paragraph">
                    <wp:posOffset>0</wp:posOffset>
                  </wp:positionV>
                  <wp:extent cx="1400175" cy="1446530"/>
                  <wp:effectExtent b="0" l="0" r="0" t="0"/>
                  <wp:wrapSquare wrapText="bothSides" distB="0" distT="0" distL="114300" distR="114300"/>
                  <wp:docPr descr="Cartoon head dragon blowing fire" id="504" name="image48.jpg"/>
                  <a:graphic>
                    <a:graphicData uri="http://schemas.openxmlformats.org/drawingml/2006/picture">
                      <pic:pic>
                        <pic:nvPicPr>
                          <pic:cNvPr descr="Cartoon head dragon blowing fire" id="0" name="image48.jpg"/>
                          <pic:cNvPicPr preferRelativeResize="0"/>
                        </pic:nvPicPr>
                        <pic:blipFill>
                          <a:blip r:embed="rId29"/>
                          <a:srcRect b="0" l="0" r="0" t="0"/>
                          <a:stretch>
                            <a:fillRect/>
                          </a:stretch>
                        </pic:blipFill>
                        <pic:spPr>
                          <a:xfrm>
                            <a:off x="0" y="0"/>
                            <a:ext cx="1400175" cy="1446530"/>
                          </a:xfrm>
                          <a:prstGeom prst="rect"/>
                          <a:ln/>
                        </pic:spPr>
                      </pic:pic>
                    </a:graphicData>
                  </a:graphic>
                </wp:anchor>
              </w:drawing>
            </w:r>
          </w:p>
          <w:p w:rsidR="00000000" w:rsidDel="00000000" w:rsidP="00000000" w:rsidRDefault="00000000" w:rsidRPr="00000000" w14:paraId="00000117">
            <w:pPr>
              <w:widowControl w:val="0"/>
              <w:spacing w:line="240" w:lineRule="auto"/>
              <w:rPr>
                <w:b w:val="1"/>
              </w:rPr>
            </w:pPr>
            <w:r w:rsidDel="00000000" w:rsidR="00000000" w:rsidRPr="00000000">
              <w:rPr>
                <w:rtl w:val="0"/>
              </w:rPr>
            </w:r>
          </w:p>
          <w:p w:rsidR="00000000" w:rsidDel="00000000" w:rsidP="00000000" w:rsidRDefault="00000000" w:rsidRPr="00000000" w14:paraId="00000118">
            <w:pPr>
              <w:widowControl w:val="0"/>
              <w:spacing w:line="240" w:lineRule="auto"/>
              <w:rPr>
                <w:b w:val="1"/>
              </w:rPr>
            </w:pPr>
            <w:r w:rsidDel="00000000" w:rsidR="00000000" w:rsidRPr="00000000">
              <w:rPr>
                <w:rtl w:val="0"/>
              </w:rPr>
            </w:r>
          </w:p>
          <w:p w:rsidR="00000000" w:rsidDel="00000000" w:rsidP="00000000" w:rsidRDefault="00000000" w:rsidRPr="00000000" w14:paraId="00000119">
            <w:pPr>
              <w:widowControl w:val="0"/>
              <w:spacing w:line="240" w:lineRule="auto"/>
              <w:rPr>
                <w:b w:val="1"/>
              </w:rPr>
            </w:pPr>
            <w:r w:rsidDel="00000000" w:rsidR="00000000" w:rsidRPr="00000000">
              <w:rPr>
                <w:rtl w:val="0"/>
              </w:rPr>
            </w:r>
          </w:p>
          <w:p w:rsidR="00000000" w:rsidDel="00000000" w:rsidP="00000000" w:rsidRDefault="00000000" w:rsidRPr="00000000" w14:paraId="0000011A">
            <w:pPr>
              <w:widowControl w:val="0"/>
              <w:spacing w:line="240" w:lineRule="auto"/>
              <w:rPr>
                <w:b w:val="1"/>
              </w:rPr>
            </w:pPr>
            <w:r w:rsidDel="00000000" w:rsidR="00000000" w:rsidRPr="00000000">
              <w:rPr>
                <w:rtl w:val="0"/>
              </w:rPr>
            </w:r>
          </w:p>
          <w:p w:rsidR="00000000" w:rsidDel="00000000" w:rsidP="00000000" w:rsidRDefault="00000000" w:rsidRPr="00000000" w14:paraId="0000011B">
            <w:pPr>
              <w:widowControl w:val="0"/>
              <w:spacing w:line="240" w:lineRule="auto"/>
              <w:rPr>
                <w:b w:val="1"/>
              </w:rPr>
            </w:pPr>
            <w:r w:rsidDel="00000000" w:rsidR="00000000" w:rsidRPr="00000000">
              <w:rPr>
                <w:rtl w:val="0"/>
              </w:rPr>
            </w:r>
          </w:p>
          <w:p w:rsidR="00000000" w:rsidDel="00000000" w:rsidP="00000000" w:rsidRDefault="00000000" w:rsidRPr="00000000" w14:paraId="0000011C">
            <w:pPr>
              <w:widowControl w:val="0"/>
              <w:spacing w:line="240" w:lineRule="auto"/>
              <w:rPr>
                <w:b w:val="1"/>
              </w:rPr>
            </w:pPr>
            <w:r w:rsidDel="00000000" w:rsidR="00000000" w:rsidRPr="00000000">
              <w:rPr>
                <w:rtl w:val="0"/>
              </w:rPr>
            </w:r>
          </w:p>
          <w:p w:rsidR="00000000" w:rsidDel="00000000" w:rsidP="00000000" w:rsidRDefault="00000000" w:rsidRPr="00000000" w14:paraId="0000011D">
            <w:pPr>
              <w:widowControl w:val="0"/>
              <w:spacing w:line="240" w:lineRule="auto"/>
              <w:rPr>
                <w:b w:val="1"/>
              </w:rPr>
            </w:pPr>
            <w:r w:rsidDel="00000000" w:rsidR="00000000" w:rsidRPr="00000000">
              <w:rPr>
                <w:rtl w:val="0"/>
              </w:rPr>
            </w:r>
          </w:p>
          <w:p w:rsidR="00000000" w:rsidDel="00000000" w:rsidP="00000000" w:rsidRDefault="00000000" w:rsidRPr="00000000" w14:paraId="0000011E">
            <w:pPr>
              <w:widowControl w:val="0"/>
              <w:spacing w:line="240" w:lineRule="auto"/>
              <w:rPr>
                <w:b w:val="1"/>
              </w:rPr>
            </w:pPr>
            <w:r w:rsidDel="00000000" w:rsidR="00000000" w:rsidRPr="00000000">
              <w:rPr>
                <w:rtl w:val="0"/>
              </w:rPr>
            </w:r>
          </w:p>
          <w:p w:rsidR="00000000" w:rsidDel="00000000" w:rsidP="00000000" w:rsidRDefault="00000000" w:rsidRPr="00000000" w14:paraId="0000011F">
            <w:pPr>
              <w:widowControl w:val="0"/>
              <w:spacing w:line="240" w:lineRule="auto"/>
              <w:rPr>
                <w:b w:val="1"/>
              </w:rPr>
            </w:pPr>
            <w:r w:rsidDel="00000000" w:rsidR="00000000" w:rsidRPr="00000000">
              <w:rPr>
                <w:rtl w:val="0"/>
              </w:rPr>
            </w:r>
          </w:p>
          <w:p w:rsidR="00000000" w:rsidDel="00000000" w:rsidP="00000000" w:rsidRDefault="00000000" w:rsidRPr="00000000" w14:paraId="00000120">
            <w:pPr>
              <w:widowControl w:val="0"/>
              <w:spacing w:line="240" w:lineRule="auto"/>
              <w:rPr/>
            </w:pPr>
            <w:r w:rsidDel="00000000" w:rsidR="00000000" w:rsidRPr="00000000">
              <w:rPr>
                <w:b w:val="1"/>
                <w:rtl w:val="0"/>
              </w:rPr>
              <w:t xml:space="preserve">Imagen: 623800_CF15_i09</w:t>
            </w:r>
            <w:r w:rsidDel="00000000" w:rsidR="00000000" w:rsidRPr="00000000">
              <w:rPr>
                <w:rtl w:val="0"/>
              </w:rPr>
              <w:t xml:space="preserve">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1">
            <w:pPr>
              <w:spacing w:after="240" w:line="240" w:lineRule="auto"/>
              <w:jc w:val="both"/>
              <w:rPr>
                <w:b w:val="1"/>
              </w:rPr>
            </w:pPr>
            <w:r w:rsidDel="00000000" w:rsidR="00000000" w:rsidRPr="00000000">
              <w:rPr>
                <w:b w:val="1"/>
                <w:rtl w:val="0"/>
              </w:rPr>
              <w:t xml:space="preserve">Alerta mapache</w:t>
            </w:r>
          </w:p>
          <w:p w:rsidR="00000000" w:rsidDel="00000000" w:rsidP="00000000" w:rsidRDefault="00000000" w:rsidRPr="00000000" w14:paraId="00000122">
            <w:pPr>
              <w:spacing w:after="240" w:line="240" w:lineRule="auto"/>
              <w:jc w:val="both"/>
              <w:rPr/>
            </w:pPr>
            <w:r w:rsidDel="00000000" w:rsidR="00000000" w:rsidRPr="00000000">
              <w:rPr>
                <w:rtl w:val="0"/>
              </w:rPr>
              <w:t xml:space="preserve">Persona que requiere atención de primeros auxilios.</w:t>
            </w:r>
          </w:p>
          <w:p w:rsidR="00000000" w:rsidDel="00000000" w:rsidP="00000000" w:rsidRDefault="00000000" w:rsidRPr="00000000" w14:paraId="0000012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spacing w:line="240" w:lineRule="auto"/>
              <w:rPr>
                <w:b w:val="1"/>
              </w:rPr>
            </w:pPr>
            <w:sdt>
              <w:sdtPr>
                <w:tag w:val="goog_rdk_5"/>
              </w:sdtPr>
              <w:sdtContent>
                <w:commentRangeStart w:id="5"/>
              </w:sdtContent>
            </w:sdt>
            <w:commentRangeEnd w:id="5"/>
            <w:r w:rsidDel="00000000" w:rsidR="00000000" w:rsidRPr="00000000">
              <w:commentReference w:id="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40006</wp:posOffset>
                  </wp:positionH>
                  <wp:positionV relativeFrom="paragraph">
                    <wp:posOffset>0</wp:posOffset>
                  </wp:positionV>
                  <wp:extent cx="1498600" cy="1248410"/>
                  <wp:effectExtent b="0" l="0" r="0" t="0"/>
                  <wp:wrapSquare wrapText="bothSides" distB="0" distT="0" distL="114300" distR="114300"/>
                  <wp:docPr descr="Cabeza de mapache al estilo de las caricaturas. aislado de fondo blanco. Ilustración del vector" id="483" name="image24.jpg"/>
                  <a:graphic>
                    <a:graphicData uri="http://schemas.openxmlformats.org/drawingml/2006/picture">
                      <pic:pic>
                        <pic:nvPicPr>
                          <pic:cNvPr descr="Cabeza de mapache al estilo de las caricaturas. aislado de fondo blanco. Ilustración del vector" id="0" name="image24.jpg"/>
                          <pic:cNvPicPr preferRelativeResize="0"/>
                        </pic:nvPicPr>
                        <pic:blipFill>
                          <a:blip r:embed="rId30"/>
                          <a:srcRect b="0" l="0" r="0" t="0"/>
                          <a:stretch>
                            <a:fillRect/>
                          </a:stretch>
                        </pic:blipFill>
                        <pic:spPr>
                          <a:xfrm>
                            <a:off x="0" y="0"/>
                            <a:ext cx="1498600" cy="1248410"/>
                          </a:xfrm>
                          <a:prstGeom prst="rect"/>
                          <a:ln/>
                        </pic:spPr>
                      </pic:pic>
                    </a:graphicData>
                  </a:graphic>
                </wp:anchor>
              </w:drawing>
            </w:r>
          </w:p>
          <w:p w:rsidR="00000000" w:rsidDel="00000000" w:rsidP="00000000" w:rsidRDefault="00000000" w:rsidRPr="00000000" w14:paraId="00000125">
            <w:pPr>
              <w:widowControl w:val="0"/>
              <w:spacing w:line="240" w:lineRule="auto"/>
              <w:rPr>
                <w:b w:val="1"/>
              </w:rPr>
            </w:pPr>
            <w:r w:rsidDel="00000000" w:rsidR="00000000" w:rsidRPr="00000000">
              <w:rPr>
                <w:rtl w:val="0"/>
              </w:rPr>
            </w:r>
          </w:p>
          <w:p w:rsidR="00000000" w:rsidDel="00000000" w:rsidP="00000000" w:rsidRDefault="00000000" w:rsidRPr="00000000" w14:paraId="00000126">
            <w:pPr>
              <w:widowControl w:val="0"/>
              <w:spacing w:line="240" w:lineRule="auto"/>
              <w:rPr>
                <w:b w:val="1"/>
              </w:rPr>
            </w:pPr>
            <w:r w:rsidDel="00000000" w:rsidR="00000000" w:rsidRPr="00000000">
              <w:rPr>
                <w:rtl w:val="0"/>
              </w:rPr>
            </w:r>
          </w:p>
          <w:p w:rsidR="00000000" w:rsidDel="00000000" w:rsidP="00000000" w:rsidRDefault="00000000" w:rsidRPr="00000000" w14:paraId="00000127">
            <w:pPr>
              <w:widowControl w:val="0"/>
              <w:spacing w:line="240" w:lineRule="auto"/>
              <w:rPr>
                <w:b w:val="1"/>
              </w:rPr>
            </w:pPr>
            <w:r w:rsidDel="00000000" w:rsidR="00000000" w:rsidRPr="00000000">
              <w:rPr>
                <w:rtl w:val="0"/>
              </w:rPr>
            </w:r>
          </w:p>
          <w:p w:rsidR="00000000" w:rsidDel="00000000" w:rsidP="00000000" w:rsidRDefault="00000000" w:rsidRPr="00000000" w14:paraId="00000128">
            <w:pPr>
              <w:widowControl w:val="0"/>
              <w:spacing w:line="240" w:lineRule="auto"/>
              <w:rPr>
                <w:b w:val="1"/>
              </w:rPr>
            </w:pPr>
            <w:r w:rsidDel="00000000" w:rsidR="00000000" w:rsidRPr="00000000">
              <w:rPr>
                <w:rtl w:val="0"/>
              </w:rPr>
            </w:r>
          </w:p>
          <w:p w:rsidR="00000000" w:rsidDel="00000000" w:rsidP="00000000" w:rsidRDefault="00000000" w:rsidRPr="00000000" w14:paraId="00000129">
            <w:pPr>
              <w:widowControl w:val="0"/>
              <w:spacing w:line="240" w:lineRule="auto"/>
              <w:rPr>
                <w:b w:val="1"/>
              </w:rPr>
            </w:pPr>
            <w:r w:rsidDel="00000000" w:rsidR="00000000" w:rsidRPr="00000000">
              <w:rPr>
                <w:rtl w:val="0"/>
              </w:rPr>
            </w:r>
          </w:p>
          <w:p w:rsidR="00000000" w:rsidDel="00000000" w:rsidP="00000000" w:rsidRDefault="00000000" w:rsidRPr="00000000" w14:paraId="0000012A">
            <w:pPr>
              <w:widowControl w:val="0"/>
              <w:spacing w:line="240" w:lineRule="auto"/>
              <w:rPr>
                <w:b w:val="1"/>
              </w:rPr>
            </w:pPr>
            <w:r w:rsidDel="00000000" w:rsidR="00000000" w:rsidRPr="00000000">
              <w:rPr>
                <w:rtl w:val="0"/>
              </w:rPr>
            </w:r>
          </w:p>
          <w:p w:rsidR="00000000" w:rsidDel="00000000" w:rsidP="00000000" w:rsidRDefault="00000000" w:rsidRPr="00000000" w14:paraId="0000012B">
            <w:pPr>
              <w:widowControl w:val="0"/>
              <w:spacing w:line="240" w:lineRule="auto"/>
              <w:rPr>
                <w:b w:val="1"/>
              </w:rPr>
            </w:pPr>
            <w:r w:rsidDel="00000000" w:rsidR="00000000" w:rsidRPr="00000000">
              <w:rPr>
                <w:rtl w:val="0"/>
              </w:rPr>
            </w:r>
          </w:p>
          <w:p w:rsidR="00000000" w:rsidDel="00000000" w:rsidP="00000000" w:rsidRDefault="00000000" w:rsidRPr="00000000" w14:paraId="0000012C">
            <w:pPr>
              <w:widowControl w:val="0"/>
              <w:spacing w:line="240" w:lineRule="auto"/>
              <w:rPr/>
            </w:pPr>
            <w:r w:rsidDel="00000000" w:rsidR="00000000" w:rsidRPr="00000000">
              <w:rPr>
                <w:b w:val="1"/>
                <w:rtl w:val="0"/>
              </w:rPr>
              <w:t xml:space="preserve">Imagen: 623800_CF15_i10</w:t>
            </w:r>
            <w:r w:rsidDel="00000000" w:rsidR="00000000" w:rsidRPr="00000000">
              <w:rPr>
                <w:rtl w:val="0"/>
              </w:rPr>
            </w:r>
          </w:p>
        </w:tc>
      </w:tr>
    </w:tbl>
    <w:p w:rsidR="00000000" w:rsidDel="00000000" w:rsidP="00000000" w:rsidRDefault="00000000" w:rsidRPr="00000000" w14:paraId="0000012D">
      <w:pPr>
        <w:spacing w:line="240" w:lineRule="auto"/>
        <w:jc w:val="both"/>
        <w:rPr/>
      </w:pPr>
      <w:r w:rsidDel="00000000" w:rsidR="00000000" w:rsidRPr="00000000">
        <w:rPr>
          <w:rtl w:val="0"/>
        </w:rPr>
      </w:r>
    </w:p>
    <w:p w:rsidR="00000000" w:rsidDel="00000000" w:rsidP="00000000" w:rsidRDefault="00000000" w:rsidRPr="00000000" w14:paraId="0000012E">
      <w:pPr>
        <w:widowControl w:val="0"/>
        <w:rPr/>
      </w:pPr>
      <w:r w:rsidDel="00000000" w:rsidR="00000000" w:rsidRPr="00000000">
        <w:rPr>
          <w:rtl w:val="0"/>
        </w:rPr>
      </w:r>
    </w:p>
    <w:tbl>
      <w:tblPr>
        <w:tblStyle w:val="Table1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2F">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130">
            <w:pPr>
              <w:spacing w:after="240" w:before="240" w:line="240" w:lineRule="auto"/>
              <w:jc w:val="both"/>
              <w:rPr/>
            </w:pPr>
            <w:r w:rsidDel="00000000" w:rsidR="00000000" w:rsidRPr="00000000">
              <w:rPr>
                <w:rtl w:val="0"/>
              </w:rPr>
              <w:t xml:space="preserve">Para llevar a cabo una adecuada codificación de un sistema de alarma, es necesario tener en cuenta una serie de aspectos, como se muestra a continuación.</w:t>
            </w:r>
          </w:p>
        </w:tc>
      </w:tr>
    </w:tbl>
    <w:p w:rsidR="00000000" w:rsidDel="00000000" w:rsidP="00000000" w:rsidRDefault="00000000" w:rsidRPr="00000000" w14:paraId="00000131">
      <w:pPr>
        <w:spacing w:line="240" w:lineRule="auto"/>
        <w:rPr/>
      </w:pPr>
      <w:r w:rsidDel="00000000" w:rsidR="00000000" w:rsidRPr="00000000">
        <w:rPr>
          <w:rtl w:val="0"/>
        </w:rPr>
      </w:r>
    </w:p>
    <w:p w:rsidR="00000000" w:rsidDel="00000000" w:rsidP="00000000" w:rsidRDefault="00000000" w:rsidRPr="00000000" w14:paraId="00000132">
      <w:pPr>
        <w:spacing w:line="240" w:lineRule="auto"/>
        <w:jc w:val="both"/>
        <w:rPr/>
      </w:pPr>
      <w:r w:rsidDel="00000000" w:rsidR="00000000" w:rsidRPr="00000000">
        <w:rPr>
          <w:rtl w:val="0"/>
        </w:rPr>
      </w:r>
    </w:p>
    <w:tbl>
      <w:tblPr>
        <w:tblStyle w:val="Table1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33">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34">
            <w:pPr>
              <w:pStyle w:val="Title"/>
              <w:widowControl w:val="0"/>
              <w:spacing w:line="240" w:lineRule="auto"/>
              <w:jc w:val="center"/>
              <w:rPr>
                <w:sz w:val="22"/>
                <w:szCs w:val="22"/>
              </w:rPr>
            </w:pPr>
            <w:r w:rsidDel="00000000" w:rsidR="00000000" w:rsidRPr="00000000">
              <w:rPr>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5">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spacing w:line="240" w:lineRule="auto"/>
              <w:rPr/>
            </w:pPr>
            <w:r w:rsidDel="00000000" w:rsidR="00000000" w:rsidRPr="00000000">
              <w:rPr>
                <w:rtl w:val="0"/>
              </w:rPr>
              <w:t xml:space="preserve">La codificación del sistema de alarma debe tener los siguientes pasos: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7">
            <w:pPr>
              <w:widowControl w:val="0"/>
              <w:spacing w:line="240" w:lineRule="auto"/>
              <w:jc w:val="center"/>
              <w:rPr/>
            </w:pPr>
            <w:r w:rsidDel="00000000" w:rsidR="00000000" w:rsidRPr="00000000">
              <w:rPr>
                <w:rtl w:val="0"/>
              </w:rPr>
              <w:t xml:space="preserve">     </w:t>
            </w:r>
            <w:sdt>
              <w:sdtPr>
                <w:tag w:val="goog_rdk_6"/>
              </w:sdtPr>
              <w:sdtContent>
                <w:commentRangeStart w:id="6"/>
              </w:sdtContent>
            </w:sdt>
            <w:r w:rsidDel="00000000" w:rsidR="00000000" w:rsidRPr="00000000">
              <w:rPr/>
              <w:drawing>
                <wp:inline distB="0" distT="0" distL="0" distR="0">
                  <wp:extent cx="1225816" cy="1266714"/>
                  <wp:effectExtent b="0" l="0" r="0" t="0"/>
                  <wp:docPr descr="Iconos de seguridad de la tecnología de la información. Serie simple. Iconos vectoriales de seguridad de TI" id="505" name="image49.jpg"/>
                  <a:graphic>
                    <a:graphicData uri="http://schemas.openxmlformats.org/drawingml/2006/picture">
                      <pic:pic>
                        <pic:nvPicPr>
                          <pic:cNvPr descr="Iconos de seguridad de la tecnología de la información. Serie simple. Iconos vectoriales de seguridad de TI" id="0" name="image49.jpg"/>
                          <pic:cNvPicPr preferRelativeResize="0"/>
                        </pic:nvPicPr>
                        <pic:blipFill>
                          <a:blip r:embed="rId31"/>
                          <a:srcRect b="0" l="0" r="0" t="0"/>
                          <a:stretch>
                            <a:fillRect/>
                          </a:stretch>
                        </pic:blipFill>
                        <pic:spPr>
                          <a:xfrm>
                            <a:off x="0" y="0"/>
                            <a:ext cx="1225816" cy="1266714"/>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38">
            <w:pPr>
              <w:widowControl w:val="0"/>
              <w:spacing w:line="240" w:lineRule="auto"/>
              <w:jc w:val="center"/>
              <w:rPr/>
            </w:pPr>
            <w:r w:rsidDel="00000000" w:rsidR="00000000" w:rsidRPr="00000000">
              <w:rPr>
                <w:rtl w:val="0"/>
              </w:rPr>
            </w:r>
          </w:p>
          <w:p w:rsidR="00000000" w:rsidDel="00000000" w:rsidP="00000000" w:rsidRDefault="00000000" w:rsidRPr="00000000" w14:paraId="00000139">
            <w:pPr>
              <w:widowControl w:val="0"/>
              <w:tabs>
                <w:tab w:val="left" w:pos="5505"/>
              </w:tabs>
              <w:spacing w:line="240" w:lineRule="auto"/>
              <w:rPr>
                <w:b w:val="1"/>
              </w:rPr>
            </w:pPr>
            <w:r w:rsidDel="00000000" w:rsidR="00000000" w:rsidRPr="00000000">
              <w:rPr>
                <w:b w:val="1"/>
                <w:rtl w:val="0"/>
              </w:rPr>
              <w:t xml:space="preserve">Imagen: 623800_CF15_i11</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B">
            <w:pPr>
              <w:tabs>
                <w:tab w:val="left" w:pos="7350"/>
              </w:tabs>
              <w:spacing w:after="240" w:before="240" w:line="240" w:lineRule="auto"/>
              <w:ind w:left="360" w:firstLine="0"/>
              <w:jc w:val="both"/>
              <w:rPr/>
            </w:pPr>
            <w:r w:rsidDel="00000000" w:rsidR="00000000" w:rsidRPr="00000000">
              <w:rPr>
                <w:b w:val="1"/>
                <w:rtl w:val="0"/>
              </w:rPr>
              <w:t xml:space="preserve">1.    </w:t>
            </w:r>
            <w:r w:rsidDel="00000000" w:rsidR="00000000" w:rsidRPr="00000000">
              <w:rPr>
                <w:rtl w:val="0"/>
              </w:rPr>
              <w:t xml:space="preserve">Interrumpir el sonido de ambientación durante diez segundos.</w:t>
              <w:tab/>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D">
            <w:pPr>
              <w:spacing w:after="240" w:before="240" w:line="240" w:lineRule="auto"/>
              <w:ind w:left="360" w:firstLine="0"/>
              <w:jc w:val="both"/>
              <w:rPr/>
            </w:pPr>
            <w:r w:rsidDel="00000000" w:rsidR="00000000" w:rsidRPr="00000000">
              <w:rPr>
                <w:rtl w:val="0"/>
              </w:rPr>
              <w:t xml:space="preserve">2.    Activar la sirena durante diez segundos.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F">
            <w:pPr>
              <w:tabs>
                <w:tab w:val="left" w:pos="570"/>
                <w:tab w:val="left" w:pos="9000"/>
              </w:tabs>
              <w:spacing w:after="240" w:before="240" w:line="240" w:lineRule="auto"/>
              <w:ind w:left="321" w:firstLine="0"/>
              <w:jc w:val="both"/>
              <w:rPr/>
            </w:pPr>
            <w:r w:rsidDel="00000000" w:rsidR="00000000" w:rsidRPr="00000000">
              <w:rPr>
                <w:rtl w:val="0"/>
              </w:rPr>
              <w:t xml:space="preserve">3.    Proceder a indicar la evacuación de la siguiente manera: “Por favor, se pide a los asistentes salir del lugar sin correr, haciendo uso de las tres puertas asignadas para la salida del evento y atendiendo las indicaciones de los brigadistas”.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1">
            <w:pPr>
              <w:spacing w:after="240" w:before="240" w:line="240" w:lineRule="auto"/>
              <w:ind w:left="360" w:firstLine="0"/>
              <w:jc w:val="both"/>
              <w:rPr/>
            </w:pPr>
            <w:r w:rsidDel="00000000" w:rsidR="00000000" w:rsidRPr="00000000">
              <w:rPr>
                <w:rtl w:val="0"/>
              </w:rPr>
              <w:t xml:space="preserve">4.  Hacer sonar la alarma de manera ininterrumpida. Si se llegara a presentar fallas en el sistema de alarma, se deberán utilizar megáfonos acompañados de luces de linternas rojas para activar la evacuación de los asistentes.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3">
            <w:pPr>
              <w:spacing w:after="120" w:line="240" w:lineRule="auto"/>
              <w:rPr/>
            </w:pPr>
            <w:r w:rsidDel="00000000" w:rsidR="00000000" w:rsidRPr="00000000">
              <w:rPr>
                <w:rtl w:val="0"/>
              </w:rPr>
              <w:t xml:space="preserve">Esto quedará expresado de manera escrita, y la codificación deberá darse a conocer en todos los niveles del comité de emergencias. Así mismo, se harán entrenamientos con prácticas y simulacros. Adicionalmente, debe contemplarse que durante el desarrollo del evento se emitirán mensajes a todos los asistentes sobre las medidas básicas de seguridad, por ejemplo: “En caso de la ocurrencia de una emergencia, mantenga la calma, siga las indicaciones de los brigadistas y llegue a nuestro punto seguro, ubicado en el costado derecho del recinto”. </w:t>
            </w:r>
          </w:p>
          <w:p w:rsidR="00000000" w:rsidDel="00000000" w:rsidP="00000000" w:rsidRDefault="00000000" w:rsidRPr="00000000" w14:paraId="00000144">
            <w:pPr>
              <w:spacing w:after="120" w:line="240" w:lineRule="auto"/>
              <w:rPr/>
            </w:pPr>
            <w:r w:rsidDel="00000000" w:rsidR="00000000" w:rsidRPr="00000000">
              <w:rPr>
                <w:rtl w:val="0"/>
              </w:rPr>
              <w:t xml:space="preserve">Revisados los conceptos anteriores, podemos ver que alertas y alarmas son requisitos definidos para anticiparnos a la respuesta ante un riesgo inminente.</w:t>
            </w:r>
          </w:p>
        </w:tc>
      </w:tr>
    </w:tbl>
    <w:p w:rsidR="00000000" w:rsidDel="00000000" w:rsidP="00000000" w:rsidRDefault="00000000" w:rsidRPr="00000000" w14:paraId="00000146">
      <w:pPr>
        <w:spacing w:line="240" w:lineRule="auto"/>
        <w:jc w:val="both"/>
        <w:rPr/>
      </w:pPr>
      <w:r w:rsidDel="00000000" w:rsidR="00000000" w:rsidRPr="00000000">
        <w:rPr>
          <w:rtl w:val="0"/>
        </w:rPr>
      </w:r>
    </w:p>
    <w:p w:rsidR="00000000" w:rsidDel="00000000" w:rsidP="00000000" w:rsidRDefault="00000000" w:rsidRPr="00000000" w14:paraId="00000147">
      <w:pPr>
        <w:spacing w:line="240" w:lineRule="auto"/>
        <w:jc w:val="both"/>
        <w:rPr/>
      </w:pPr>
      <w:r w:rsidDel="00000000" w:rsidR="00000000" w:rsidRPr="00000000">
        <w:rPr>
          <w:rtl w:val="0"/>
        </w:rPr>
      </w:r>
    </w:p>
    <w:p w:rsidR="00000000" w:rsidDel="00000000" w:rsidP="00000000" w:rsidRDefault="00000000" w:rsidRPr="00000000" w14:paraId="00000148">
      <w:pPr>
        <w:spacing w:after="120" w:line="240" w:lineRule="auto"/>
        <w:ind w:firstLine="284"/>
        <w:rPr>
          <w:b w:val="1"/>
        </w:rPr>
      </w:pPr>
      <w:bookmarkStart w:colFirst="0" w:colLast="0" w:name="_heading=h.xucnwwboqpd5" w:id="5"/>
      <w:bookmarkEnd w:id="5"/>
      <w:r w:rsidDel="00000000" w:rsidR="00000000" w:rsidRPr="00000000">
        <w:rPr>
          <w:b w:val="1"/>
          <w:rtl w:val="0"/>
        </w:rPr>
        <w:t xml:space="preserve">2. </w:t>
      </w:r>
      <w:r w:rsidDel="00000000" w:rsidR="00000000" w:rsidRPr="00000000">
        <w:rPr>
          <w:b w:val="1"/>
          <w:highlight w:val="white"/>
          <w:rtl w:val="0"/>
        </w:rPr>
        <w:t xml:space="preserve">Fases de activación</w:t>
      </w:r>
      <w:r w:rsidDel="00000000" w:rsidR="00000000" w:rsidRPr="00000000">
        <w:rPr>
          <w:rtl w:val="0"/>
        </w:rPr>
      </w:r>
    </w:p>
    <w:p w:rsidR="00000000" w:rsidDel="00000000" w:rsidP="00000000" w:rsidRDefault="00000000" w:rsidRPr="00000000" w14:paraId="00000149">
      <w:pPr>
        <w:spacing w:line="240" w:lineRule="auto"/>
        <w:jc w:val="both"/>
        <w:rPr>
          <w:b w:val="1"/>
        </w:rPr>
      </w:pPr>
      <w:r w:rsidDel="00000000" w:rsidR="00000000" w:rsidRPr="00000000">
        <w:rPr>
          <w:rtl w:val="0"/>
        </w:rPr>
      </w:r>
    </w:p>
    <w:tbl>
      <w:tblPr>
        <w:tblStyle w:val="Table1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4A">
            <w:pPr>
              <w:keepNext w:val="1"/>
              <w:keepLines w:val="1"/>
              <w:spacing w:after="120" w:before="400" w:line="240" w:lineRule="auto"/>
              <w:jc w:val="center"/>
              <w:rPr/>
            </w:pPr>
            <w:bookmarkStart w:colFirst="0" w:colLast="0" w:name="_heading=h.krrgyiw9lgac" w:id="6"/>
            <w:bookmarkEnd w:id="6"/>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14B">
            <w:pPr>
              <w:spacing w:after="240" w:before="240" w:line="240" w:lineRule="auto"/>
              <w:jc w:val="both"/>
              <w:rPr/>
            </w:pPr>
            <w:r w:rsidDel="00000000" w:rsidR="00000000" w:rsidRPr="00000000">
              <w:rPr>
                <w:rtl w:val="0"/>
              </w:rPr>
              <w:t xml:space="preserve">Activar un plan de emergencia consiste en poner en marcha las actividades, estrategias y responsabilidades que se designaron jerárquicamente para atender cualquier incidente, emergencia o desastre que se pueda llegar a presentar. Para ello se deben tener claros los siguientes aspectos: </w:t>
            </w:r>
          </w:p>
          <w:p w:rsidR="00000000" w:rsidDel="00000000" w:rsidP="00000000" w:rsidRDefault="00000000" w:rsidRPr="00000000" w14:paraId="0000014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responsable del evento deberá dar la declaratoria de activación de plan de emergencias y contingencias. Se sugiere hacer esta declaratoria antes de la apertura al público, ya que así se dispondrá de la logística necesaria para que cada elemento asignado a la atención de emergencias esté en el lugar indicado y con las personas y organismos de socorro preparados. </w:t>
            </w:r>
          </w:p>
          <w:p w:rsidR="00000000" w:rsidDel="00000000" w:rsidP="00000000" w:rsidRDefault="00000000" w:rsidRPr="00000000" w14:paraId="0000014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director del plan designará un responsable o coordinador general de emergencias, quien velará porque todos los niveles del comité, desde el puesto de mando unificado hasta los brigadistas, funcionen. </w:t>
            </w:r>
          </w:p>
          <w:p w:rsidR="00000000" w:rsidDel="00000000" w:rsidP="00000000" w:rsidRDefault="00000000" w:rsidRPr="00000000" w14:paraId="0000014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el caso de los eventos se sugiere que, desde antes de iniciar la actividad y hasta cuando finalice, se active el plan y una alerta generalizada que permita tener monitorizados todos los aspectos que se puedan presentar. </w:t>
            </w:r>
          </w:p>
          <w:p w:rsidR="00000000" w:rsidDel="00000000" w:rsidP="00000000" w:rsidRDefault="00000000" w:rsidRPr="00000000" w14:paraId="0000014F">
            <w:pPr>
              <w:spacing w:after="120" w:line="240" w:lineRule="auto"/>
              <w:jc w:val="both"/>
              <w:rPr/>
            </w:pPr>
            <w:r w:rsidDel="00000000" w:rsidR="00000000" w:rsidRPr="00000000">
              <w:rPr>
                <w:rtl w:val="0"/>
              </w:rPr>
              <w:t xml:space="preserve">Teniendo en cuenta lo expuesto, los planes de emergencia se activan antes de presentarse un riesgo. Las alarmas generan una reacción inmediata de quienes presencian o están expuestos a los riesgos, y hace necesario que el comité de emergencias ponga en marcha los protocolos establecidos en el plan de emergencia, que incluyen acciones estratégicas, tácticas y operativas. Cuando alguien detecta una situación de riesgo, puede optar por avisar a un integrante de la brigada de emergencias o llamar a un organismo de socorro externo. Por esa razón, es fundamental mantener una buena comunicación entre el comité de emergencias del organizador del evento y los organismos de socorro (Policía Nacional, Cruz Roja, Dirección Nacional de Bomberos, Defensa Civil, etc.). Igualmente, es preciso recordar que no se puede delegar la responsabilidad de atender la emergencia a esas entidades, sino que cada empresa dedicada a organizar eventos debe contar con un personal propio, capacitado para ello.</w:t>
            </w:r>
          </w:p>
        </w:tc>
      </w:tr>
    </w:tbl>
    <w:p w:rsidR="00000000" w:rsidDel="00000000" w:rsidP="00000000" w:rsidRDefault="00000000" w:rsidRPr="00000000" w14:paraId="00000150">
      <w:pPr>
        <w:widowControl w:val="0"/>
        <w:spacing w:line="240" w:lineRule="auto"/>
        <w:ind w:right="-804"/>
        <w:jc w:val="both"/>
        <w:rPr/>
      </w:pPr>
      <w:r w:rsidDel="00000000" w:rsidR="00000000" w:rsidRPr="00000000">
        <w:rPr>
          <w:rtl w:val="0"/>
        </w:rPr>
      </w:r>
    </w:p>
    <w:p w:rsidR="00000000" w:rsidDel="00000000" w:rsidP="00000000" w:rsidRDefault="00000000" w:rsidRPr="00000000" w14:paraId="00000151">
      <w:pPr>
        <w:widowControl w:val="0"/>
        <w:spacing w:line="240" w:lineRule="auto"/>
        <w:ind w:right="-804"/>
        <w:jc w:val="both"/>
        <w:rPr/>
      </w:pPr>
      <w:r w:rsidDel="00000000" w:rsidR="00000000" w:rsidRPr="00000000">
        <w:rPr>
          <w:rtl w:val="0"/>
        </w:rPr>
      </w:r>
    </w:p>
    <w:tbl>
      <w:tblPr>
        <w:tblStyle w:val="Table1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668"/>
        <w:gridCol w:w="8342"/>
        <w:gridCol w:w="3402"/>
        <w:tblGridChange w:id="0">
          <w:tblGrid>
            <w:gridCol w:w="1668"/>
            <w:gridCol w:w="8342"/>
            <w:gridCol w:w="3402"/>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52">
            <w:pPr>
              <w:widowControl w:val="0"/>
              <w:spacing w:line="240" w:lineRule="auto"/>
              <w:ind w:right="-804"/>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53">
            <w:pPr>
              <w:pStyle w:val="Title"/>
              <w:widowControl w:val="0"/>
              <w:spacing w:line="240" w:lineRule="auto"/>
              <w:jc w:val="center"/>
              <w:rPr>
                <w:sz w:val="22"/>
                <w:szCs w:val="22"/>
              </w:rPr>
            </w:pPr>
            <w:bookmarkStart w:colFirst="0" w:colLast="0" w:name="_heading=h.3as4poj" w:id="7"/>
            <w:bookmarkEnd w:id="7"/>
            <w:r w:rsidDel="00000000" w:rsidR="00000000" w:rsidRPr="00000000">
              <w:rPr>
                <w:sz w:val="22"/>
                <w:szCs w:val="22"/>
                <w:rtl w:val="0"/>
              </w:rPr>
              <w:t xml:space="preserve">Rutas / Pasos. Verticales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5">
            <w:pPr>
              <w:widowControl w:val="0"/>
              <w:spacing w:line="240" w:lineRule="auto"/>
              <w:ind w:right="-804"/>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56">
            <w:pPr>
              <w:widowControl w:val="0"/>
              <w:spacing w:line="240" w:lineRule="auto"/>
              <w:rPr/>
            </w:pPr>
            <w:r w:rsidDel="00000000" w:rsidR="00000000" w:rsidRPr="00000000">
              <w:rPr>
                <w:rtl w:val="0"/>
              </w:rPr>
              <w:t xml:space="preserve">A continuación, se presentan las funciones y responsabilidades previas al desarrollo de la actividad: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8">
            <w:pPr>
              <w:widowControl w:val="0"/>
              <w:numPr>
                <w:ilvl w:val="0"/>
                <w:numId w:val="1"/>
              </w:numPr>
              <w:spacing w:line="240" w:lineRule="auto"/>
              <w:ind w:left="720" w:right="-804" w:hanging="360"/>
              <w:rPr>
                <w:b w:val="1"/>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9">
            <w:pPr>
              <w:widowControl w:val="0"/>
              <w:spacing w:line="240" w:lineRule="auto"/>
              <w:rPr/>
            </w:pPr>
            <w:r w:rsidDel="00000000" w:rsidR="00000000" w:rsidRPr="00000000">
              <w:rPr>
                <w:rtl w:val="0"/>
              </w:rPr>
              <w:t xml:space="preserve">Disponer de los recursos necesarios para atender las emergencias. Los recursos incluyen: botiquines, extintores, equipos de detección de incendios, tabla tipo </w:t>
            </w:r>
            <w:r w:rsidDel="00000000" w:rsidR="00000000" w:rsidRPr="00000000">
              <w:rPr>
                <w:i w:val="1"/>
                <w:rtl w:val="0"/>
              </w:rPr>
              <w:t xml:space="preserve">fell</w:t>
            </w:r>
            <w:r w:rsidDel="00000000" w:rsidR="00000000" w:rsidRPr="00000000">
              <w:rPr>
                <w:rtl w:val="0"/>
              </w:rPr>
              <w:t xml:space="preserve">, medios de comunicación, sistemas de alarmas, plantas eléctricas, carpas y frazadas, entre otros elementos para atender heridos, personas en condición de minusvalía o refugiados temporales. </w:t>
            </w:r>
          </w:p>
        </w:tc>
        <w:tc>
          <w:tcPr>
            <w:shd w:fill="auto" w:val="clear"/>
            <w:tcMar>
              <w:top w:w="100.0" w:type="dxa"/>
              <w:left w:w="100.0" w:type="dxa"/>
              <w:bottom w:w="100.0" w:type="dxa"/>
              <w:right w:w="100.0" w:type="dxa"/>
            </w:tcMar>
          </w:tcPr>
          <w:p w:rsidR="00000000" w:rsidDel="00000000" w:rsidP="00000000" w:rsidRDefault="00000000" w:rsidRPr="00000000" w14:paraId="0000015A">
            <w:pPr>
              <w:widowControl w:val="0"/>
              <w:spacing w:line="240" w:lineRule="auto"/>
              <w:rPr/>
            </w:pPr>
            <w:sdt>
              <w:sdtPr>
                <w:tag w:val="goog_rdk_7"/>
              </w:sdtPr>
              <w:sdtContent>
                <w:commentRangeStart w:id="7"/>
              </w:sdtContent>
            </w:sdt>
            <w:commentRangeEnd w:id="7"/>
            <w:r w:rsidDel="00000000" w:rsidR="00000000" w:rsidRPr="00000000">
              <w:commentReference w:id="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1905</wp:posOffset>
                  </wp:positionV>
                  <wp:extent cx="1342800" cy="1386000"/>
                  <wp:effectExtent b="0" l="0" r="0" t="0"/>
                  <wp:wrapSquare wrapText="bothSides" distB="0" distT="0" distL="114300" distR="114300"/>
                  <wp:docPr id="495" name="image33.jpg"/>
                  <a:graphic>
                    <a:graphicData uri="http://schemas.openxmlformats.org/drawingml/2006/picture">
                      <pic:pic>
                        <pic:nvPicPr>
                          <pic:cNvPr id="0" name="image33.jpg"/>
                          <pic:cNvPicPr preferRelativeResize="0"/>
                        </pic:nvPicPr>
                        <pic:blipFill>
                          <a:blip r:embed="rId32"/>
                          <a:srcRect b="0" l="0" r="0" t="0"/>
                          <a:stretch>
                            <a:fillRect/>
                          </a:stretch>
                        </pic:blipFill>
                        <pic:spPr>
                          <a:xfrm>
                            <a:off x="0" y="0"/>
                            <a:ext cx="1342800" cy="1386000"/>
                          </a:xfrm>
                          <a:prstGeom prst="rect"/>
                          <a:ln/>
                        </pic:spPr>
                      </pic:pic>
                    </a:graphicData>
                  </a:graphic>
                </wp:anchor>
              </w:drawing>
            </w:r>
          </w:p>
          <w:p w:rsidR="00000000" w:rsidDel="00000000" w:rsidP="00000000" w:rsidRDefault="00000000" w:rsidRPr="00000000" w14:paraId="0000015B">
            <w:pPr>
              <w:widowControl w:val="0"/>
              <w:spacing w:line="240" w:lineRule="auto"/>
              <w:rPr/>
            </w:pPr>
            <w:r w:rsidDel="00000000" w:rsidR="00000000" w:rsidRPr="00000000">
              <w:rPr>
                <w:rtl w:val="0"/>
              </w:rPr>
            </w:r>
          </w:p>
          <w:p w:rsidR="00000000" w:rsidDel="00000000" w:rsidP="00000000" w:rsidRDefault="00000000" w:rsidRPr="00000000" w14:paraId="0000015C">
            <w:pPr>
              <w:widowControl w:val="0"/>
              <w:spacing w:line="240" w:lineRule="auto"/>
              <w:rPr/>
            </w:pPr>
            <w:r w:rsidDel="00000000" w:rsidR="00000000" w:rsidRPr="00000000">
              <w:rPr>
                <w:rtl w:val="0"/>
              </w:rPr>
            </w:r>
          </w:p>
          <w:p w:rsidR="00000000" w:rsidDel="00000000" w:rsidP="00000000" w:rsidRDefault="00000000" w:rsidRPr="00000000" w14:paraId="0000015D">
            <w:pPr>
              <w:widowControl w:val="0"/>
              <w:spacing w:line="240" w:lineRule="auto"/>
              <w:rPr/>
            </w:pPr>
            <w:r w:rsidDel="00000000" w:rsidR="00000000" w:rsidRPr="00000000">
              <w:rPr>
                <w:rtl w:val="0"/>
              </w:rPr>
            </w:r>
          </w:p>
          <w:p w:rsidR="00000000" w:rsidDel="00000000" w:rsidP="00000000" w:rsidRDefault="00000000" w:rsidRPr="00000000" w14:paraId="0000015E">
            <w:pPr>
              <w:widowControl w:val="0"/>
              <w:spacing w:line="240" w:lineRule="auto"/>
              <w:rPr/>
            </w:pPr>
            <w:r w:rsidDel="00000000" w:rsidR="00000000" w:rsidRPr="00000000">
              <w:rPr>
                <w:rtl w:val="0"/>
              </w:rPr>
            </w:r>
          </w:p>
          <w:p w:rsidR="00000000" w:rsidDel="00000000" w:rsidP="00000000" w:rsidRDefault="00000000" w:rsidRPr="00000000" w14:paraId="0000015F">
            <w:pPr>
              <w:widowControl w:val="0"/>
              <w:spacing w:line="240" w:lineRule="auto"/>
              <w:rPr/>
            </w:pPr>
            <w:r w:rsidDel="00000000" w:rsidR="00000000" w:rsidRPr="00000000">
              <w:rPr>
                <w:rtl w:val="0"/>
              </w:rPr>
            </w:r>
          </w:p>
          <w:p w:rsidR="00000000" w:rsidDel="00000000" w:rsidP="00000000" w:rsidRDefault="00000000" w:rsidRPr="00000000" w14:paraId="00000160">
            <w:pPr>
              <w:widowControl w:val="0"/>
              <w:spacing w:line="240" w:lineRule="auto"/>
              <w:rPr/>
            </w:pPr>
            <w:r w:rsidDel="00000000" w:rsidR="00000000" w:rsidRPr="00000000">
              <w:rPr>
                <w:rtl w:val="0"/>
              </w:rPr>
            </w:r>
          </w:p>
          <w:p w:rsidR="00000000" w:rsidDel="00000000" w:rsidP="00000000" w:rsidRDefault="00000000" w:rsidRPr="00000000" w14:paraId="00000161">
            <w:pPr>
              <w:widowControl w:val="0"/>
              <w:spacing w:line="240" w:lineRule="auto"/>
              <w:rPr/>
            </w:pPr>
            <w:r w:rsidDel="00000000" w:rsidR="00000000" w:rsidRPr="00000000">
              <w:rPr>
                <w:rtl w:val="0"/>
              </w:rPr>
            </w:r>
          </w:p>
          <w:p w:rsidR="00000000" w:rsidDel="00000000" w:rsidP="00000000" w:rsidRDefault="00000000" w:rsidRPr="00000000" w14:paraId="00000162">
            <w:pPr>
              <w:widowControl w:val="0"/>
              <w:spacing w:line="240" w:lineRule="auto"/>
              <w:rPr/>
            </w:pPr>
            <w:r w:rsidDel="00000000" w:rsidR="00000000" w:rsidRPr="00000000">
              <w:rPr>
                <w:rtl w:val="0"/>
              </w:rPr>
            </w:r>
          </w:p>
          <w:p w:rsidR="00000000" w:rsidDel="00000000" w:rsidP="00000000" w:rsidRDefault="00000000" w:rsidRPr="00000000" w14:paraId="00000163">
            <w:pPr>
              <w:widowControl w:val="0"/>
              <w:spacing w:line="240" w:lineRule="auto"/>
              <w:rPr>
                <w:b w:val="1"/>
              </w:rPr>
            </w:pPr>
            <w:r w:rsidDel="00000000" w:rsidR="00000000" w:rsidRPr="00000000">
              <w:rPr>
                <w:b w:val="1"/>
                <w:rtl w:val="0"/>
              </w:rPr>
              <w:t xml:space="preserve">Imagen: 623800_CF15_i12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4">
            <w:pPr>
              <w:widowControl w:val="0"/>
              <w:numPr>
                <w:ilvl w:val="0"/>
                <w:numId w:val="1"/>
              </w:numPr>
              <w:spacing w:line="240" w:lineRule="auto"/>
              <w:ind w:left="720" w:right="-804" w:hanging="360"/>
              <w:rPr>
                <w:b w:val="1"/>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5">
            <w:pPr>
              <w:spacing w:line="240" w:lineRule="auto"/>
              <w:jc w:val="both"/>
              <w:rPr>
                <w:highlight w:val="white"/>
              </w:rPr>
            </w:pPr>
            <w:r w:rsidDel="00000000" w:rsidR="00000000" w:rsidRPr="00000000">
              <w:rPr>
                <w:highlight w:val="white"/>
                <w:rtl w:val="0"/>
              </w:rPr>
              <w:t xml:space="preserve">Conocer los planos de las instalaciones donde se llevará a cabo el evento, por esto es importante mantener una buena comunicación entre el comité de emergencias y el encargado del lugar, quien será la persona encargada de entregar información esencial, como puntos energizados, tableros de control eléctrico, salidas de emergencia, mecanismos de apertura, entre otros elementos asociados con la infraestructura, que tienen un papel fundamental en caso de que se presente un suceso indeseable.</w:t>
            </w:r>
          </w:p>
        </w:tc>
        <w:tc>
          <w:tcPr>
            <w:shd w:fill="auto" w:val="clear"/>
            <w:tcMar>
              <w:top w:w="100.0" w:type="dxa"/>
              <w:left w:w="100.0" w:type="dxa"/>
              <w:bottom w:w="100.0" w:type="dxa"/>
              <w:right w:w="100.0" w:type="dxa"/>
            </w:tcMar>
          </w:tcPr>
          <w:p w:rsidR="00000000" w:rsidDel="00000000" w:rsidP="00000000" w:rsidRDefault="00000000" w:rsidRPr="00000000" w14:paraId="00000166">
            <w:pPr>
              <w:widowControl w:val="0"/>
              <w:spacing w:line="240" w:lineRule="auto"/>
              <w:rPr/>
            </w:pPr>
            <w:sdt>
              <w:sdtPr>
                <w:tag w:val="goog_rdk_8"/>
              </w:sdtPr>
              <w:sdtContent>
                <w:commentRangeStart w:id="8"/>
              </w:sdtContent>
            </w:sdt>
            <w:commentRangeEnd w:id="8"/>
            <w:r w:rsidDel="00000000" w:rsidR="00000000" w:rsidRPr="00000000">
              <w:commentReference w:id="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9526</wp:posOffset>
                  </wp:positionH>
                  <wp:positionV relativeFrom="paragraph">
                    <wp:posOffset>0</wp:posOffset>
                  </wp:positionV>
                  <wp:extent cx="1548003" cy="1215390"/>
                  <wp:effectExtent b="0" l="0" r="0" t="0"/>
                  <wp:wrapSquare wrapText="bothSides" distB="0" distT="0" distL="114300" distR="114300"/>
                  <wp:docPr descr="Resumen de plano vectorial de un apartamento de un dormitorio, con cocina, baño, lavandería, dormitorio, salón, comedor" id="475" name="image13.jpg"/>
                  <a:graphic>
                    <a:graphicData uri="http://schemas.openxmlformats.org/drawingml/2006/picture">
                      <pic:pic>
                        <pic:nvPicPr>
                          <pic:cNvPr descr="Resumen de plano vectorial de un apartamento de un dormitorio, con cocina, baño, lavandería, dormitorio, salón, comedor" id="0" name="image13.jpg"/>
                          <pic:cNvPicPr preferRelativeResize="0"/>
                        </pic:nvPicPr>
                        <pic:blipFill>
                          <a:blip r:embed="rId33"/>
                          <a:srcRect b="0" l="0" r="0" t="0"/>
                          <a:stretch>
                            <a:fillRect/>
                          </a:stretch>
                        </pic:blipFill>
                        <pic:spPr>
                          <a:xfrm>
                            <a:off x="0" y="0"/>
                            <a:ext cx="1548003" cy="1215390"/>
                          </a:xfrm>
                          <a:prstGeom prst="rect"/>
                          <a:ln/>
                        </pic:spPr>
                      </pic:pic>
                    </a:graphicData>
                  </a:graphic>
                </wp:anchor>
              </w:drawing>
            </w:r>
          </w:p>
          <w:p w:rsidR="00000000" w:rsidDel="00000000" w:rsidP="00000000" w:rsidRDefault="00000000" w:rsidRPr="00000000" w14:paraId="00000167">
            <w:pPr>
              <w:widowControl w:val="0"/>
              <w:spacing w:line="240" w:lineRule="auto"/>
              <w:rPr>
                <w:b w:val="1"/>
              </w:rPr>
            </w:pPr>
            <w:r w:rsidDel="00000000" w:rsidR="00000000" w:rsidRPr="00000000">
              <w:rPr>
                <w:b w:val="1"/>
                <w:rtl w:val="0"/>
              </w:rPr>
              <w:t xml:space="preserve">Imagen: 623800_CF15_i13</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8">
            <w:pPr>
              <w:widowControl w:val="0"/>
              <w:numPr>
                <w:ilvl w:val="0"/>
                <w:numId w:val="1"/>
              </w:numPr>
              <w:spacing w:line="240" w:lineRule="auto"/>
              <w:ind w:left="720" w:right="-804" w:hanging="360"/>
              <w:rPr>
                <w:b w:val="1"/>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9">
            <w:pPr>
              <w:spacing w:line="240" w:lineRule="auto"/>
              <w:jc w:val="both"/>
              <w:rPr>
                <w:highlight w:val="white"/>
              </w:rPr>
            </w:pPr>
            <w:r w:rsidDel="00000000" w:rsidR="00000000" w:rsidRPr="00000000">
              <w:rPr>
                <w:highlight w:val="white"/>
                <w:rtl w:val="0"/>
              </w:rPr>
              <w:t xml:space="preserve">Contar con el talento humano capacitado para atender emergencias. Se recomienda siempre mantener un grupo de personas que </w:t>
            </w:r>
            <w:r w:rsidDel="00000000" w:rsidR="00000000" w:rsidRPr="00000000">
              <w:rPr>
                <w:highlight w:val="white"/>
                <w:rtl w:val="0"/>
              </w:rPr>
              <w:t xml:space="preserve">reciban</w:t>
            </w:r>
            <w:r w:rsidDel="00000000" w:rsidR="00000000" w:rsidRPr="00000000">
              <w:rPr>
                <w:highlight w:val="white"/>
                <w:rtl w:val="0"/>
              </w:rPr>
              <w:t xml:space="preserve"> entrenamiento permanente, preferiblemente certificados en primeros auxilios, prevención y control del fuego, traslado y movilización de pacientes. Debe tenerse en cuenta que, en la atención inicial de heridos, la omisión o aplicación de procedimientos inadecuados puede acarrear procesos judiciales en contra del organizador de las actividades. </w:t>
            </w:r>
          </w:p>
          <w:p w:rsidR="00000000" w:rsidDel="00000000" w:rsidP="00000000" w:rsidRDefault="00000000" w:rsidRPr="00000000" w14:paraId="0000016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B">
            <w:pPr>
              <w:widowControl w:val="0"/>
              <w:spacing w:line="240" w:lineRule="auto"/>
              <w:rPr/>
            </w:pPr>
            <w:sdt>
              <w:sdtPr>
                <w:tag w:val="goog_rdk_9"/>
              </w:sdtPr>
              <w:sdtContent>
                <w:commentRangeStart w:id="9"/>
              </w:sdtContent>
            </w:sdt>
            <w:r w:rsidDel="00000000" w:rsidR="00000000" w:rsidRPr="00000000">
              <w:rPr/>
              <w:drawing>
                <wp:inline distB="0" distT="0" distL="0" distR="0">
                  <wp:extent cx="2033270" cy="881380"/>
                  <wp:effectExtent b="0" l="0" r="0" t="0"/>
                  <wp:docPr descr="Grupo de médicos, enfermeras y personal médico, gente sonriente en primera línea, personaje de héroes. Profesional terapeuta y personal hospitalario. Ilustración moderna de moda aislada de fondo blanco. " id="508" name="image53.jpg"/>
                  <a:graphic>
                    <a:graphicData uri="http://schemas.openxmlformats.org/drawingml/2006/picture">
                      <pic:pic>
                        <pic:nvPicPr>
                          <pic:cNvPr descr="Grupo de médicos, enfermeras y personal médico, gente sonriente en primera línea, personaje de héroes. Profesional terapeuta y personal hospitalario. Ilustración moderna de moda aislada de fondo blanco. " id="0" name="image53.jpg"/>
                          <pic:cNvPicPr preferRelativeResize="0"/>
                        </pic:nvPicPr>
                        <pic:blipFill>
                          <a:blip r:embed="rId34"/>
                          <a:srcRect b="0" l="0" r="0" t="0"/>
                          <a:stretch>
                            <a:fillRect/>
                          </a:stretch>
                        </pic:blipFill>
                        <pic:spPr>
                          <a:xfrm>
                            <a:off x="0" y="0"/>
                            <a:ext cx="2033270" cy="881380"/>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6C">
            <w:pPr>
              <w:widowControl w:val="0"/>
              <w:spacing w:line="240" w:lineRule="auto"/>
              <w:rPr>
                <w:b w:val="1"/>
              </w:rPr>
            </w:pPr>
            <w:r w:rsidDel="00000000" w:rsidR="00000000" w:rsidRPr="00000000">
              <w:rPr>
                <w:b w:val="1"/>
                <w:rtl w:val="0"/>
              </w:rPr>
              <w:t xml:space="preserve">Imagen: 623800_CF15_i14</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D">
            <w:pPr>
              <w:widowControl w:val="0"/>
              <w:numPr>
                <w:ilvl w:val="0"/>
                <w:numId w:val="1"/>
              </w:numPr>
              <w:spacing w:line="240" w:lineRule="auto"/>
              <w:ind w:left="720" w:right="-804" w:hanging="360"/>
              <w:rPr>
                <w:b w:val="1"/>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E">
            <w:pPr>
              <w:widowControl w:val="0"/>
              <w:spacing w:line="240" w:lineRule="auto"/>
              <w:rPr/>
            </w:pPr>
            <w:r w:rsidDel="00000000" w:rsidR="00000000" w:rsidRPr="00000000">
              <w:rPr>
                <w:rtl w:val="0"/>
              </w:rPr>
              <w:t xml:space="preserve">Verificar que los elementos para la atención de emergencias, como sistemas de alarmas, extintores, detectores de humo, tablas tipo </w:t>
            </w:r>
            <w:r w:rsidDel="00000000" w:rsidR="00000000" w:rsidRPr="00000000">
              <w:rPr>
                <w:i w:val="1"/>
                <w:rtl w:val="0"/>
              </w:rPr>
              <w:t xml:space="preserve">fell</w:t>
            </w:r>
            <w:r w:rsidDel="00000000" w:rsidR="00000000" w:rsidRPr="00000000">
              <w:rPr>
                <w:rtl w:val="0"/>
              </w:rPr>
              <w:t xml:space="preserve"> y botiquines, entre otros, se encuentren en buenas condiciones. Es importante tener listas de chequeo, con fecha y firma de los responsables, para dejar constancia de que se hizo esta verificación antes de comenzar la actividad. </w:t>
            </w:r>
          </w:p>
        </w:tc>
        <w:tc>
          <w:tcPr>
            <w:shd w:fill="auto" w:val="clear"/>
            <w:tcMar>
              <w:top w:w="100.0" w:type="dxa"/>
              <w:left w:w="100.0" w:type="dxa"/>
              <w:bottom w:w="100.0" w:type="dxa"/>
              <w:right w:w="100.0" w:type="dxa"/>
            </w:tcMar>
          </w:tcPr>
          <w:p w:rsidR="00000000" w:rsidDel="00000000" w:rsidP="00000000" w:rsidRDefault="00000000" w:rsidRPr="00000000" w14:paraId="0000016F">
            <w:pPr>
              <w:widowControl w:val="0"/>
              <w:spacing w:line="240" w:lineRule="auto"/>
              <w:rPr/>
            </w:pPr>
            <w:sdt>
              <w:sdtPr>
                <w:tag w:val="goog_rdk_10"/>
              </w:sdtPr>
              <w:sdtContent>
                <w:commentRangeStart w:id="10"/>
              </w:sdtContent>
            </w:sdt>
            <w:r w:rsidDel="00000000" w:rsidR="00000000" w:rsidRPr="00000000">
              <w:rPr/>
              <w:drawing>
                <wp:inline distB="0" distT="0" distL="0" distR="0">
                  <wp:extent cx="2033270" cy="1667510"/>
                  <wp:effectExtent b="0" l="0" r="0" t="0"/>
                  <wp:docPr descr="Safety equipment and supplies vector illustration with isolated elements on white background in modern style. Alarm sign, bell, chemical protection, boots, respirator, earphones, cone, speaker." id="487" name="image29.jpg"/>
                  <a:graphic>
                    <a:graphicData uri="http://schemas.openxmlformats.org/drawingml/2006/picture">
                      <pic:pic>
                        <pic:nvPicPr>
                          <pic:cNvPr descr="Safety equipment and supplies vector illustration with isolated elements on white background in modern style. Alarm sign, bell, chemical protection, boots, respirator, earphones, cone, speaker." id="0" name="image29.jpg"/>
                          <pic:cNvPicPr preferRelativeResize="0"/>
                        </pic:nvPicPr>
                        <pic:blipFill>
                          <a:blip r:embed="rId35"/>
                          <a:srcRect b="0" l="0" r="0" t="0"/>
                          <a:stretch>
                            <a:fillRect/>
                          </a:stretch>
                        </pic:blipFill>
                        <pic:spPr>
                          <a:xfrm>
                            <a:off x="0" y="0"/>
                            <a:ext cx="2033270" cy="1667510"/>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70">
            <w:pPr>
              <w:widowControl w:val="0"/>
              <w:spacing w:line="240" w:lineRule="auto"/>
              <w:rPr>
                <w:b w:val="1"/>
              </w:rPr>
            </w:pPr>
            <w:r w:rsidDel="00000000" w:rsidR="00000000" w:rsidRPr="00000000">
              <w:rPr>
                <w:b w:val="1"/>
                <w:rtl w:val="0"/>
              </w:rPr>
              <w:t xml:space="preserve">Imagen: 623800_CF15_i15</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1">
            <w:pPr>
              <w:widowControl w:val="0"/>
              <w:numPr>
                <w:ilvl w:val="0"/>
                <w:numId w:val="1"/>
              </w:numPr>
              <w:spacing w:line="240" w:lineRule="auto"/>
              <w:ind w:left="720" w:right="-804" w:hanging="360"/>
              <w:rPr>
                <w:b w:val="1"/>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2">
            <w:pPr>
              <w:spacing w:line="240" w:lineRule="auto"/>
              <w:rPr>
                <w:highlight w:val="white"/>
              </w:rPr>
            </w:pPr>
            <w:r w:rsidDel="00000000" w:rsidR="00000000" w:rsidRPr="00000000">
              <w:rPr>
                <w:highlight w:val="white"/>
                <w:rtl w:val="0"/>
              </w:rPr>
              <w:t xml:space="preserve">Desarrollar simulaciones y simulacros para evaluar la capacidad de respuesta del personal. En los procesos de capacitación se deben levantar actas de las reuniones para elaborar el </w:t>
            </w:r>
            <w:r w:rsidDel="00000000" w:rsidR="00000000" w:rsidRPr="00000000">
              <w:rPr>
                <w:highlight w:val="white"/>
                <w:rtl w:val="0"/>
              </w:rPr>
              <w:t xml:space="preserve">guion</w:t>
            </w:r>
            <w:r w:rsidDel="00000000" w:rsidR="00000000" w:rsidRPr="00000000">
              <w:rPr>
                <w:highlight w:val="white"/>
                <w:rtl w:val="0"/>
              </w:rPr>
              <w:t xml:space="preserve">, su evaluación con registro fotográfico y las acciones de mejora que surjan de este proceso. </w:t>
            </w:r>
          </w:p>
          <w:p w:rsidR="00000000" w:rsidDel="00000000" w:rsidP="00000000" w:rsidRDefault="00000000" w:rsidRPr="00000000" w14:paraId="0000017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4">
            <w:pPr>
              <w:widowControl w:val="0"/>
              <w:spacing w:line="240" w:lineRule="auto"/>
              <w:rPr/>
            </w:pPr>
            <w:sdt>
              <w:sdtPr>
                <w:tag w:val="goog_rdk_11"/>
              </w:sdtPr>
              <w:sdtContent>
                <w:commentRangeStart w:id="11"/>
              </w:sdtContent>
            </w:sdt>
            <w:r w:rsidDel="00000000" w:rsidR="00000000" w:rsidRPr="00000000">
              <w:rPr/>
              <w:drawing>
                <wp:inline distB="0" distT="0" distL="0" distR="0">
                  <wp:extent cx="2033270" cy="1049655"/>
                  <wp:effectExtent b="0" l="0" r="0" t="0"/>
                  <wp:docPr descr="Concepto de negocio. Metáfora del equipo. personas que conectan elementos del rompecabezas. Estilo de diseño plano de ilustración vectorial. Símbolo de trabajo en equipo, cooperación, asociación." id="488" name="image47.jpg"/>
                  <a:graphic>
                    <a:graphicData uri="http://schemas.openxmlformats.org/drawingml/2006/picture">
                      <pic:pic>
                        <pic:nvPicPr>
                          <pic:cNvPr descr="Concepto de negocio. Metáfora del equipo. personas que conectan elementos del rompecabezas. Estilo de diseño plano de ilustración vectorial. Símbolo de trabajo en equipo, cooperación, asociación." id="0" name="image47.jpg"/>
                          <pic:cNvPicPr preferRelativeResize="0"/>
                        </pic:nvPicPr>
                        <pic:blipFill>
                          <a:blip r:embed="rId36"/>
                          <a:srcRect b="0" l="0" r="0" t="0"/>
                          <a:stretch>
                            <a:fillRect/>
                          </a:stretch>
                        </pic:blipFill>
                        <pic:spPr>
                          <a:xfrm>
                            <a:off x="0" y="0"/>
                            <a:ext cx="2033270" cy="1049655"/>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75">
            <w:pPr>
              <w:widowControl w:val="0"/>
              <w:spacing w:line="240" w:lineRule="auto"/>
              <w:rPr>
                <w:b w:val="1"/>
              </w:rPr>
            </w:pPr>
            <w:r w:rsidDel="00000000" w:rsidR="00000000" w:rsidRPr="00000000">
              <w:rPr>
                <w:b w:val="1"/>
                <w:rtl w:val="0"/>
              </w:rPr>
              <w:t xml:space="preserve">Imagen: 623800_CF15_i16</w:t>
            </w:r>
          </w:p>
        </w:tc>
      </w:tr>
    </w:tbl>
    <w:p w:rsidR="00000000" w:rsidDel="00000000" w:rsidP="00000000" w:rsidRDefault="00000000" w:rsidRPr="00000000" w14:paraId="00000176">
      <w:pPr>
        <w:widowControl w:val="0"/>
        <w:spacing w:line="240" w:lineRule="auto"/>
        <w:ind w:right="-804"/>
        <w:jc w:val="both"/>
        <w:rPr/>
      </w:pPr>
      <w:r w:rsidDel="00000000" w:rsidR="00000000" w:rsidRPr="00000000">
        <w:rPr>
          <w:rtl w:val="0"/>
        </w:rPr>
      </w:r>
    </w:p>
    <w:p w:rsidR="00000000" w:rsidDel="00000000" w:rsidP="00000000" w:rsidRDefault="00000000" w:rsidRPr="00000000" w14:paraId="00000177">
      <w:pPr>
        <w:widowControl w:val="0"/>
        <w:spacing w:line="240" w:lineRule="auto"/>
        <w:ind w:right="-804"/>
        <w:jc w:val="both"/>
        <w:rPr/>
      </w:pPr>
      <w:r w:rsidDel="00000000" w:rsidR="00000000" w:rsidRPr="00000000">
        <w:rPr>
          <w:rtl w:val="0"/>
        </w:rPr>
      </w:r>
    </w:p>
    <w:p w:rsidR="00000000" w:rsidDel="00000000" w:rsidP="00000000" w:rsidRDefault="00000000" w:rsidRPr="00000000" w14:paraId="00000178">
      <w:pPr>
        <w:widowControl w:val="0"/>
        <w:spacing w:line="240" w:lineRule="auto"/>
        <w:ind w:right="-804"/>
        <w:jc w:val="both"/>
        <w:rPr/>
      </w:pPr>
      <w:r w:rsidDel="00000000" w:rsidR="00000000" w:rsidRPr="00000000">
        <w:rPr>
          <w:rtl w:val="0"/>
        </w:rPr>
      </w:r>
    </w:p>
    <w:tbl>
      <w:tblPr>
        <w:tblStyle w:val="Table1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79">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17A">
            <w:pPr>
              <w:spacing w:after="120" w:before="240" w:line="240" w:lineRule="auto"/>
              <w:jc w:val="both"/>
              <w:rPr>
                <w:highlight w:val="white"/>
              </w:rPr>
            </w:pPr>
            <w:r w:rsidDel="00000000" w:rsidR="00000000" w:rsidRPr="00000000">
              <w:rPr>
                <w:highlight w:val="white"/>
                <w:rtl w:val="0"/>
              </w:rPr>
              <w:t xml:space="preserve">Una vez se inicie el proceso de apertura de un evento, se debe contar con requisitos mínimos que permitan su adecuado desarrollo.  </w:t>
            </w:r>
          </w:p>
        </w:tc>
      </w:tr>
    </w:tbl>
    <w:p w:rsidR="00000000" w:rsidDel="00000000" w:rsidP="00000000" w:rsidRDefault="00000000" w:rsidRPr="00000000" w14:paraId="0000017B">
      <w:pPr>
        <w:widowControl w:val="0"/>
        <w:spacing w:line="240" w:lineRule="auto"/>
        <w:ind w:right="-804"/>
        <w:jc w:val="both"/>
        <w:rPr/>
      </w:pPr>
      <w:r w:rsidDel="00000000" w:rsidR="00000000" w:rsidRPr="00000000">
        <w:rPr>
          <w:rtl w:val="0"/>
        </w:rPr>
      </w:r>
    </w:p>
    <w:p w:rsidR="00000000" w:rsidDel="00000000" w:rsidP="00000000" w:rsidRDefault="00000000" w:rsidRPr="00000000" w14:paraId="0000017C">
      <w:pPr>
        <w:widowControl w:val="0"/>
        <w:spacing w:line="240" w:lineRule="auto"/>
        <w:ind w:right="-804"/>
        <w:jc w:val="both"/>
        <w:rPr/>
      </w:pPr>
      <w:r w:rsidDel="00000000" w:rsidR="00000000" w:rsidRPr="00000000">
        <w:rPr>
          <w:rtl w:val="0"/>
        </w:rPr>
      </w:r>
    </w:p>
    <w:tbl>
      <w:tblPr>
        <w:tblStyle w:val="Table2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668"/>
        <w:gridCol w:w="8342"/>
        <w:gridCol w:w="3402"/>
        <w:tblGridChange w:id="0">
          <w:tblGrid>
            <w:gridCol w:w="1668"/>
            <w:gridCol w:w="8342"/>
            <w:gridCol w:w="3402"/>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7D">
            <w:pPr>
              <w:widowControl w:val="0"/>
              <w:spacing w:line="240" w:lineRule="auto"/>
              <w:ind w:right="-804"/>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7E">
            <w:pPr>
              <w:pStyle w:val="Title"/>
              <w:widowControl w:val="0"/>
              <w:spacing w:line="240" w:lineRule="auto"/>
              <w:jc w:val="center"/>
              <w:rPr>
                <w:sz w:val="22"/>
                <w:szCs w:val="22"/>
              </w:rPr>
            </w:pPr>
            <w:r w:rsidDel="00000000" w:rsidR="00000000" w:rsidRPr="00000000">
              <w:rPr>
                <w:sz w:val="22"/>
                <w:szCs w:val="22"/>
                <w:rtl w:val="0"/>
              </w:rPr>
              <w:t xml:space="preserve">Rutas/pasos. Verticales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0">
            <w:pPr>
              <w:widowControl w:val="0"/>
              <w:spacing w:line="240" w:lineRule="auto"/>
              <w:ind w:right="-804"/>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81">
            <w:pPr>
              <w:widowControl w:val="0"/>
              <w:spacing w:line="240" w:lineRule="auto"/>
              <w:rPr/>
            </w:pPr>
            <w:r w:rsidDel="00000000" w:rsidR="00000000" w:rsidRPr="00000000">
              <w:rPr>
                <w:rtl w:val="0"/>
              </w:rPr>
              <w:t xml:space="preserve">Como se mencionó anteriormente, estos requisitos mínimos permiten dar comienzo al evento: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3">
            <w:pPr>
              <w:widowControl w:val="0"/>
              <w:numPr>
                <w:ilvl w:val="0"/>
                <w:numId w:val="2"/>
              </w:numPr>
              <w:spacing w:line="240" w:lineRule="auto"/>
              <w:ind w:left="720" w:right="-804" w:hanging="360"/>
              <w:rPr>
                <w:b w:val="1"/>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4">
            <w:pPr>
              <w:spacing w:before="240" w:line="240" w:lineRule="auto"/>
              <w:jc w:val="both"/>
              <w:rPr>
                <w:highlight w:val="white"/>
              </w:rPr>
            </w:pPr>
            <w:r w:rsidDel="00000000" w:rsidR="00000000" w:rsidRPr="00000000">
              <w:rPr>
                <w:highlight w:val="white"/>
                <w:rtl w:val="0"/>
              </w:rPr>
              <w:t xml:space="preserve">Cada plan debe estar activado con sus integrantes y recursos organizados, de tal manera que sean de fácil acceso.</w:t>
            </w:r>
          </w:p>
          <w:p w:rsidR="00000000" w:rsidDel="00000000" w:rsidP="00000000" w:rsidRDefault="00000000" w:rsidRPr="00000000" w14:paraId="0000018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6">
            <w:pPr>
              <w:widowControl w:val="0"/>
              <w:spacing w:line="240" w:lineRule="auto"/>
              <w:rPr/>
            </w:pPr>
            <w:sdt>
              <w:sdtPr>
                <w:tag w:val="goog_rdk_12"/>
              </w:sdtPr>
              <w:sdtContent>
                <w:commentRangeStart w:id="12"/>
              </w:sdtContent>
            </w:sdt>
            <w:r w:rsidDel="00000000" w:rsidR="00000000" w:rsidRPr="00000000">
              <w:rPr/>
              <w:drawing>
                <wp:inline distB="0" distT="0" distL="0" distR="0">
                  <wp:extent cx="2033270" cy="1423035"/>
                  <wp:effectExtent b="0" l="0" r="0" t="0"/>
                  <wp:docPr descr="Conjunto de ilustraciones de diseñadores modernos. Trabajo remoto como ilustrador gráfico, trabajo remoto en casa. Muchachas y un hombre dibujan en pantallas grandes de tabletas gráficas." id="489" name="image39.jpg"/>
                  <a:graphic>
                    <a:graphicData uri="http://schemas.openxmlformats.org/drawingml/2006/picture">
                      <pic:pic>
                        <pic:nvPicPr>
                          <pic:cNvPr descr="Conjunto de ilustraciones de diseñadores modernos. Trabajo remoto como ilustrador gráfico, trabajo remoto en casa. Muchachas y un hombre dibujan en pantallas grandes de tabletas gráficas." id="0" name="image39.jpg"/>
                          <pic:cNvPicPr preferRelativeResize="0"/>
                        </pic:nvPicPr>
                        <pic:blipFill>
                          <a:blip r:embed="rId37"/>
                          <a:srcRect b="0" l="0" r="0" t="0"/>
                          <a:stretch>
                            <a:fillRect/>
                          </a:stretch>
                        </pic:blipFill>
                        <pic:spPr>
                          <a:xfrm>
                            <a:off x="0" y="0"/>
                            <a:ext cx="2033270" cy="1423035"/>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87">
            <w:pPr>
              <w:widowControl w:val="0"/>
              <w:spacing w:line="240" w:lineRule="auto"/>
              <w:rPr/>
            </w:pPr>
            <w:r w:rsidDel="00000000" w:rsidR="00000000" w:rsidRPr="00000000">
              <w:rPr>
                <w:rtl w:val="0"/>
              </w:rPr>
            </w:r>
          </w:p>
          <w:p w:rsidR="00000000" w:rsidDel="00000000" w:rsidP="00000000" w:rsidRDefault="00000000" w:rsidRPr="00000000" w14:paraId="00000188">
            <w:pPr>
              <w:widowControl w:val="0"/>
              <w:spacing w:line="240" w:lineRule="auto"/>
              <w:rPr>
                <w:b w:val="1"/>
              </w:rPr>
            </w:pPr>
            <w:r w:rsidDel="00000000" w:rsidR="00000000" w:rsidRPr="00000000">
              <w:rPr>
                <w:b w:val="1"/>
                <w:rtl w:val="0"/>
              </w:rPr>
              <w:t xml:space="preserve">Imagen: 623800_CF15_i17</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9">
            <w:pPr>
              <w:widowControl w:val="0"/>
              <w:numPr>
                <w:ilvl w:val="0"/>
                <w:numId w:val="2"/>
              </w:numPr>
              <w:spacing w:line="240" w:lineRule="auto"/>
              <w:ind w:left="720" w:right="-804" w:hanging="360"/>
              <w:rPr>
                <w:b w:val="1"/>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A">
            <w:pPr>
              <w:spacing w:line="240" w:lineRule="auto"/>
              <w:jc w:val="both"/>
              <w:rPr>
                <w:highlight w:val="white"/>
              </w:rPr>
            </w:pPr>
            <w:r w:rsidDel="00000000" w:rsidR="00000000" w:rsidRPr="00000000">
              <w:rPr>
                <w:highlight w:val="white"/>
                <w:rtl w:val="0"/>
              </w:rPr>
              <w:t xml:space="preserve">Debe haber monitoreo y comunicación permanente con los jefes de las brigadas, coordinadores de planes de acción y puesto de mando unificado para verificar las condiciones en las que se desarrolla la actividad.</w:t>
            </w:r>
          </w:p>
          <w:p w:rsidR="00000000" w:rsidDel="00000000" w:rsidP="00000000" w:rsidRDefault="00000000" w:rsidRPr="00000000" w14:paraId="0000018B">
            <w:pPr>
              <w:spacing w:line="240" w:lineRule="auto"/>
              <w:jc w:val="both"/>
              <w:rPr>
                <w:highlight w:val="white"/>
              </w:rPr>
            </w:pPr>
            <w:r w:rsidDel="00000000" w:rsidR="00000000" w:rsidRPr="00000000">
              <w:rPr>
                <w:rtl w:val="0"/>
              </w:rPr>
            </w:r>
          </w:p>
          <w:p w:rsidR="00000000" w:rsidDel="00000000" w:rsidP="00000000" w:rsidRDefault="00000000" w:rsidRPr="00000000" w14:paraId="0000018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D">
            <w:pPr>
              <w:widowControl w:val="0"/>
              <w:spacing w:line="240" w:lineRule="auto"/>
              <w:rPr/>
            </w:pPr>
            <w:sdt>
              <w:sdtPr>
                <w:tag w:val="goog_rdk_13"/>
              </w:sdtPr>
              <w:sdtContent>
                <w:commentRangeStart w:id="13"/>
              </w:sdtContent>
            </w:sdt>
            <w:r w:rsidDel="00000000" w:rsidR="00000000" w:rsidRPr="00000000">
              <w:rPr/>
              <w:drawing>
                <wp:inline distB="0" distT="0" distL="0" distR="0">
                  <wp:extent cx="2033270" cy="1592580"/>
                  <wp:effectExtent b="0" l="0" r="0" t="0"/>
                  <wp:docPr descr="3.ª ilustración Oficial de seguridad e incendios&#10;" id="490" name="image40.jpg"/>
                  <a:graphic>
                    <a:graphicData uri="http://schemas.openxmlformats.org/drawingml/2006/picture">
                      <pic:pic>
                        <pic:nvPicPr>
                          <pic:cNvPr descr="3.ª ilustración Oficial de seguridad e incendios&#10;" id="0" name="image40.jpg"/>
                          <pic:cNvPicPr preferRelativeResize="0"/>
                        </pic:nvPicPr>
                        <pic:blipFill>
                          <a:blip r:embed="rId38"/>
                          <a:srcRect b="0" l="0" r="0" t="0"/>
                          <a:stretch>
                            <a:fillRect/>
                          </a:stretch>
                        </pic:blipFill>
                        <pic:spPr>
                          <a:xfrm>
                            <a:off x="0" y="0"/>
                            <a:ext cx="2033270" cy="1592580"/>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8E">
            <w:pPr>
              <w:widowControl w:val="0"/>
              <w:spacing w:line="240" w:lineRule="auto"/>
              <w:rPr>
                <w:b w:val="1"/>
              </w:rPr>
            </w:pPr>
            <w:r w:rsidDel="00000000" w:rsidR="00000000" w:rsidRPr="00000000">
              <w:rPr>
                <w:b w:val="1"/>
                <w:rtl w:val="0"/>
              </w:rPr>
              <w:t xml:space="preserve">Imagen: 623800_CF15_i18</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F">
            <w:pPr>
              <w:widowControl w:val="0"/>
              <w:numPr>
                <w:ilvl w:val="0"/>
                <w:numId w:val="2"/>
              </w:numPr>
              <w:spacing w:line="240" w:lineRule="auto"/>
              <w:ind w:left="720" w:right="-804" w:hanging="360"/>
              <w:rPr>
                <w:b w:val="1"/>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0">
            <w:pPr>
              <w:spacing w:after="120" w:line="240" w:lineRule="auto"/>
              <w:jc w:val="both"/>
              <w:rPr>
                <w:highlight w:val="white"/>
              </w:rPr>
            </w:pPr>
            <w:r w:rsidDel="00000000" w:rsidR="00000000" w:rsidRPr="00000000">
              <w:rPr>
                <w:highlight w:val="white"/>
                <w:rtl w:val="0"/>
              </w:rPr>
              <w:t xml:space="preserve">Debe haber gestión y control de los accesos para evitar comportamientos desadaptativos que puedan poner en riesgo la logística del evento y la capacidad de respuesta; por ello, si se considera necesario, se podrá suspender de manera alterna el ingreso al evento, buscando la acomodación adecuada de las personas. Es importante dejar claro que las estrategias varían dependiendo en gran medida de la actividad y del tipo de público.</w:t>
            </w:r>
          </w:p>
          <w:p w:rsidR="00000000" w:rsidDel="00000000" w:rsidP="00000000" w:rsidRDefault="00000000" w:rsidRPr="00000000" w14:paraId="0000019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2">
            <w:pPr>
              <w:widowControl w:val="0"/>
              <w:spacing w:line="240" w:lineRule="auto"/>
              <w:rPr/>
            </w:pPr>
            <w:sdt>
              <w:sdtPr>
                <w:tag w:val="goog_rdk_14"/>
              </w:sdtPr>
              <w:sdtContent>
                <w:commentRangeStart w:id="14"/>
              </w:sdtContent>
            </w:sdt>
            <w:r w:rsidDel="00000000" w:rsidR="00000000" w:rsidRPr="00000000">
              <w:rPr/>
              <w:drawing>
                <wp:inline distB="0" distT="0" distL="0" distR="0">
                  <wp:extent cx="2033270" cy="871220"/>
                  <wp:effectExtent b="0" l="0" r="0" t="0"/>
                  <wp:docPr descr="Negocio, Tecnología, Internet y concepto de red. pantalla virtual: Control de acceso. 3.ª ilustración" id="491" name="image37.jpg"/>
                  <a:graphic>
                    <a:graphicData uri="http://schemas.openxmlformats.org/drawingml/2006/picture">
                      <pic:pic>
                        <pic:nvPicPr>
                          <pic:cNvPr descr="Negocio, Tecnología, Internet y concepto de red. pantalla virtual: Control de acceso. 3.ª ilustración" id="0" name="image37.jpg"/>
                          <pic:cNvPicPr preferRelativeResize="0"/>
                        </pic:nvPicPr>
                        <pic:blipFill>
                          <a:blip r:embed="rId39"/>
                          <a:srcRect b="0" l="0" r="0" t="0"/>
                          <a:stretch>
                            <a:fillRect/>
                          </a:stretch>
                        </pic:blipFill>
                        <pic:spPr>
                          <a:xfrm>
                            <a:off x="0" y="0"/>
                            <a:ext cx="2033270" cy="871220"/>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93">
            <w:pPr>
              <w:widowControl w:val="0"/>
              <w:spacing w:line="240" w:lineRule="auto"/>
              <w:rPr>
                <w:b w:val="1"/>
              </w:rPr>
            </w:pPr>
            <w:r w:rsidDel="00000000" w:rsidR="00000000" w:rsidRPr="00000000">
              <w:rPr>
                <w:b w:val="1"/>
                <w:rtl w:val="0"/>
              </w:rPr>
              <w:t xml:space="preserve">Imagen: 623800_CF15_i19</w:t>
            </w:r>
          </w:p>
        </w:tc>
      </w:tr>
    </w:tbl>
    <w:p w:rsidR="00000000" w:rsidDel="00000000" w:rsidP="00000000" w:rsidRDefault="00000000" w:rsidRPr="00000000" w14:paraId="00000194">
      <w:pPr>
        <w:spacing w:after="120" w:lineRule="auto"/>
        <w:jc w:val="both"/>
        <w:rPr>
          <w:highlight w:val="white"/>
        </w:rPr>
      </w:pPr>
      <w:r w:rsidDel="00000000" w:rsidR="00000000" w:rsidRPr="00000000">
        <w:rPr>
          <w:rtl w:val="0"/>
        </w:rPr>
      </w:r>
    </w:p>
    <w:tbl>
      <w:tblPr>
        <w:tblStyle w:val="Table2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95">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196">
            <w:pPr>
              <w:spacing w:after="120" w:line="240" w:lineRule="auto"/>
              <w:jc w:val="both"/>
              <w:rPr>
                <w:highlight w:val="white"/>
              </w:rPr>
            </w:pPr>
            <w:r w:rsidDel="00000000" w:rsidR="00000000" w:rsidRPr="00000000">
              <w:rPr>
                <w:highlight w:val="white"/>
                <w:rtl w:val="0"/>
              </w:rPr>
              <w:t xml:space="preserve">Cuando se da por finalizada la actividad, se debe hacer un inventario de los recursos que se utilizaron y el total de actividades o sucesos que generaron las emergencias, con la intención de concluir la activación del plan de emergencias y contingencias.  </w:t>
            </w:r>
          </w:p>
          <w:p w:rsidR="00000000" w:rsidDel="00000000" w:rsidP="00000000" w:rsidRDefault="00000000" w:rsidRPr="00000000" w14:paraId="00000197">
            <w:pPr>
              <w:spacing w:after="120" w:line="240" w:lineRule="auto"/>
              <w:jc w:val="both"/>
              <w:rPr>
                <w:highlight w:val="white"/>
              </w:rPr>
            </w:pPr>
            <w:r w:rsidDel="00000000" w:rsidR="00000000" w:rsidRPr="00000000">
              <w:rPr>
                <w:highlight w:val="white"/>
                <w:rtl w:val="0"/>
              </w:rPr>
              <w:t xml:space="preserve">Es importante también tener en cuenta los niveles de organización establecidos para la atención de emergencias y las funciones de las partes durante la activación del plan de emergencia, como consecuencia de la presentación de un suceso no planeado y sus afectaciones posteriores.</w:t>
            </w:r>
          </w:p>
        </w:tc>
      </w:tr>
    </w:tbl>
    <w:p w:rsidR="00000000" w:rsidDel="00000000" w:rsidP="00000000" w:rsidRDefault="00000000" w:rsidRPr="00000000" w14:paraId="00000198">
      <w:pPr>
        <w:spacing w:after="120" w:lineRule="auto"/>
        <w:jc w:val="both"/>
        <w:rPr/>
      </w:pPr>
      <w:r w:rsidDel="00000000" w:rsidR="00000000" w:rsidRPr="00000000">
        <w:rPr>
          <w:rtl w:val="0"/>
        </w:rPr>
      </w:r>
    </w:p>
    <w:tbl>
      <w:tblPr>
        <w:tblStyle w:val="Table2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4670"/>
        <w:gridCol w:w="8742"/>
        <w:tblGridChange w:id="0">
          <w:tblGrid>
            <w:gridCol w:w="4670"/>
            <w:gridCol w:w="874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99">
            <w:pPr>
              <w:widowControl w:val="0"/>
              <w:spacing w:line="240" w:lineRule="auto"/>
              <w:jc w:val="both"/>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9A">
            <w:pPr>
              <w:keepNext w:val="1"/>
              <w:keepLines w:val="1"/>
              <w:widowControl w:val="0"/>
              <w:spacing w:after="60" w:line="240" w:lineRule="auto"/>
              <w:jc w:val="both"/>
              <w:rPr/>
            </w:pPr>
            <w:bookmarkStart w:colFirst="0" w:colLast="0" w:name="_heading=h.2p2csry" w:id="8"/>
            <w:bookmarkEnd w:id="8"/>
            <w:r w:rsidDel="00000000" w:rsidR="00000000" w:rsidRPr="00000000">
              <w:rPr>
                <w:rtl w:val="0"/>
              </w:rPr>
              <w:t xml:space="preserve">Tarjetas conectadas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B">
            <w:pPr>
              <w:widowControl w:val="0"/>
              <w:spacing w:line="240" w:lineRule="auto"/>
              <w:jc w:val="both"/>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9C">
            <w:pPr>
              <w:widowControl w:val="0"/>
              <w:spacing w:line="240" w:lineRule="auto"/>
              <w:jc w:val="both"/>
              <w:rPr/>
            </w:pPr>
            <w:r w:rsidDel="00000000" w:rsidR="00000000" w:rsidRPr="00000000">
              <w:rPr>
                <w:highlight w:val="white"/>
                <w:rtl w:val="0"/>
              </w:rPr>
              <w:t xml:space="preserve">Teniendo en cuenta los niveles o el normal desarrollo de las actividades, se presenta la siguiente clasificación: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D">
            <w:pPr>
              <w:widowControl w:val="0"/>
              <w:spacing w:line="240" w:lineRule="auto"/>
              <w:jc w:val="both"/>
              <w:rPr/>
            </w:pPr>
            <w:sdt>
              <w:sdtPr>
                <w:tag w:val="goog_rdk_15"/>
              </w:sdtPr>
              <w:sdtContent>
                <w:commentRangeStart w:id="15"/>
              </w:sdtContent>
            </w:sdt>
            <w:commentRangeEnd w:id="15"/>
            <w:r w:rsidDel="00000000" w:rsidR="00000000" w:rsidRPr="00000000">
              <w:commentReference w:id="1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2831465</wp:posOffset>
                  </wp:positionH>
                  <wp:positionV relativeFrom="paragraph">
                    <wp:posOffset>0</wp:posOffset>
                  </wp:positionV>
                  <wp:extent cx="2311400" cy="1617980"/>
                  <wp:effectExtent b="0" l="0" r="0" t="0"/>
                  <wp:wrapSquare wrapText="bothSides" distB="0" distT="0" distL="114300" distR="114300"/>
                  <wp:docPr descr="Empresario listo para presionar el botón rojo de advertencia. La mano del empleado activa el proyecto de negocio o inicia el inicio. Concepto de activación. Ilustración vectorial plana. " id="472" name="image4.jpg"/>
                  <a:graphic>
                    <a:graphicData uri="http://schemas.openxmlformats.org/drawingml/2006/picture">
                      <pic:pic>
                        <pic:nvPicPr>
                          <pic:cNvPr descr="Empresario listo para presionar el botón rojo de advertencia. La mano del empleado activa el proyecto de negocio o inicia el inicio. Concepto de activación. Ilustración vectorial plana. " id="0" name="image4.jpg"/>
                          <pic:cNvPicPr preferRelativeResize="0"/>
                        </pic:nvPicPr>
                        <pic:blipFill>
                          <a:blip r:embed="rId40"/>
                          <a:srcRect b="0" l="0" r="0" t="0"/>
                          <a:stretch>
                            <a:fillRect/>
                          </a:stretch>
                        </pic:blipFill>
                        <pic:spPr>
                          <a:xfrm>
                            <a:off x="0" y="0"/>
                            <a:ext cx="2311400" cy="1617980"/>
                          </a:xfrm>
                          <a:prstGeom prst="rect"/>
                          <a:ln/>
                        </pic:spPr>
                      </pic:pic>
                    </a:graphicData>
                  </a:graphic>
                </wp:anchor>
              </w:drawing>
            </w:r>
          </w:p>
          <w:p w:rsidR="00000000" w:rsidDel="00000000" w:rsidP="00000000" w:rsidRDefault="00000000" w:rsidRPr="00000000" w14:paraId="0000019E">
            <w:pPr>
              <w:widowControl w:val="0"/>
              <w:spacing w:line="240" w:lineRule="auto"/>
              <w:jc w:val="both"/>
              <w:rPr/>
            </w:pPr>
            <w:r w:rsidDel="00000000" w:rsidR="00000000" w:rsidRPr="00000000">
              <w:rPr>
                <w:rtl w:val="0"/>
              </w:rPr>
            </w:r>
          </w:p>
          <w:p w:rsidR="00000000" w:rsidDel="00000000" w:rsidP="00000000" w:rsidRDefault="00000000" w:rsidRPr="00000000" w14:paraId="0000019F">
            <w:pPr>
              <w:widowControl w:val="0"/>
              <w:spacing w:line="240" w:lineRule="auto"/>
              <w:jc w:val="both"/>
              <w:rPr/>
            </w:pPr>
            <w:r w:rsidDel="00000000" w:rsidR="00000000" w:rsidRPr="00000000">
              <w:rPr>
                <w:rtl w:val="0"/>
              </w:rPr>
            </w:r>
          </w:p>
          <w:p w:rsidR="00000000" w:rsidDel="00000000" w:rsidP="00000000" w:rsidRDefault="00000000" w:rsidRPr="00000000" w14:paraId="000001A0">
            <w:pPr>
              <w:widowControl w:val="0"/>
              <w:spacing w:line="240" w:lineRule="auto"/>
              <w:jc w:val="both"/>
              <w:rPr/>
            </w:pPr>
            <w:r w:rsidDel="00000000" w:rsidR="00000000" w:rsidRPr="00000000">
              <w:rPr>
                <w:rtl w:val="0"/>
              </w:rPr>
            </w:r>
          </w:p>
          <w:p w:rsidR="00000000" w:rsidDel="00000000" w:rsidP="00000000" w:rsidRDefault="00000000" w:rsidRPr="00000000" w14:paraId="000001A1">
            <w:pPr>
              <w:widowControl w:val="0"/>
              <w:spacing w:line="240" w:lineRule="auto"/>
              <w:jc w:val="both"/>
              <w:rPr/>
            </w:pPr>
            <w:r w:rsidDel="00000000" w:rsidR="00000000" w:rsidRPr="00000000">
              <w:rPr>
                <w:rtl w:val="0"/>
              </w:rPr>
            </w:r>
          </w:p>
          <w:p w:rsidR="00000000" w:rsidDel="00000000" w:rsidP="00000000" w:rsidRDefault="00000000" w:rsidRPr="00000000" w14:paraId="000001A2">
            <w:pPr>
              <w:widowControl w:val="0"/>
              <w:spacing w:line="240" w:lineRule="auto"/>
              <w:jc w:val="both"/>
              <w:rPr/>
            </w:pPr>
            <w:r w:rsidDel="00000000" w:rsidR="00000000" w:rsidRPr="00000000">
              <w:rPr>
                <w:rtl w:val="0"/>
              </w:rPr>
            </w:r>
          </w:p>
          <w:p w:rsidR="00000000" w:rsidDel="00000000" w:rsidP="00000000" w:rsidRDefault="00000000" w:rsidRPr="00000000" w14:paraId="000001A3">
            <w:pPr>
              <w:widowControl w:val="0"/>
              <w:spacing w:line="240" w:lineRule="auto"/>
              <w:jc w:val="both"/>
              <w:rPr/>
            </w:pPr>
            <w:r w:rsidDel="00000000" w:rsidR="00000000" w:rsidRPr="00000000">
              <w:rPr>
                <w:rtl w:val="0"/>
              </w:rPr>
            </w:r>
          </w:p>
          <w:p w:rsidR="00000000" w:rsidDel="00000000" w:rsidP="00000000" w:rsidRDefault="00000000" w:rsidRPr="00000000" w14:paraId="000001A4">
            <w:pPr>
              <w:widowControl w:val="0"/>
              <w:spacing w:line="240" w:lineRule="auto"/>
              <w:rPr>
                <w:b w:val="1"/>
              </w:rPr>
            </w:pPr>
            <w:r w:rsidDel="00000000" w:rsidR="00000000" w:rsidRPr="00000000">
              <w:rPr>
                <w:rtl w:val="0"/>
              </w:rPr>
            </w:r>
          </w:p>
          <w:p w:rsidR="00000000" w:rsidDel="00000000" w:rsidP="00000000" w:rsidRDefault="00000000" w:rsidRPr="00000000" w14:paraId="000001A5">
            <w:pPr>
              <w:widowControl w:val="0"/>
              <w:spacing w:line="240" w:lineRule="auto"/>
              <w:rPr>
                <w:b w:val="1"/>
              </w:rPr>
            </w:pPr>
            <w:r w:rsidDel="00000000" w:rsidR="00000000" w:rsidRPr="00000000">
              <w:rPr>
                <w:rtl w:val="0"/>
              </w:rPr>
            </w:r>
          </w:p>
          <w:p w:rsidR="00000000" w:rsidDel="00000000" w:rsidP="00000000" w:rsidRDefault="00000000" w:rsidRPr="00000000" w14:paraId="000001A6">
            <w:pPr>
              <w:widowControl w:val="0"/>
              <w:spacing w:line="240" w:lineRule="auto"/>
              <w:rPr>
                <w:b w:val="1"/>
              </w:rPr>
            </w:pPr>
            <w:r w:rsidDel="00000000" w:rsidR="00000000" w:rsidRPr="00000000">
              <w:rPr>
                <w:rtl w:val="0"/>
              </w:rPr>
            </w:r>
          </w:p>
          <w:p w:rsidR="00000000" w:rsidDel="00000000" w:rsidP="00000000" w:rsidRDefault="00000000" w:rsidRPr="00000000" w14:paraId="000001A7">
            <w:pPr>
              <w:widowControl w:val="0"/>
              <w:spacing w:line="240" w:lineRule="auto"/>
              <w:rPr>
                <w:b w:val="1"/>
              </w:rPr>
            </w:pPr>
            <w:r w:rsidDel="00000000" w:rsidR="00000000" w:rsidRPr="00000000">
              <w:rPr>
                <w:b w:val="1"/>
                <w:rtl w:val="0"/>
              </w:rPr>
              <w:t xml:space="preserve">Imagen:623800_CF15_i20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9">
            <w:pPr>
              <w:widowControl w:val="0"/>
              <w:spacing w:line="240" w:lineRule="auto"/>
              <w:jc w:val="both"/>
              <w:rPr>
                <w:u w:val="single"/>
              </w:rPr>
            </w:pPr>
            <w:r w:rsidDel="00000000" w:rsidR="00000000" w:rsidRPr="00000000">
              <w:rPr>
                <w:rtl w:val="0"/>
              </w:rPr>
              <w:t xml:space="preserve"> </w:t>
            </w:r>
            <w:sdt>
              <w:sdtPr>
                <w:tag w:val="goog_rdk_16"/>
              </w:sdtPr>
              <w:sdtContent>
                <w:commentRangeStart w:id="16"/>
              </w:sdtContent>
            </w:sdt>
            <w:r w:rsidDel="00000000" w:rsidR="00000000" w:rsidRPr="00000000">
              <w:rPr/>
              <w:drawing>
                <wp:inline distB="0" distT="0" distL="0" distR="0">
                  <wp:extent cx="2072578" cy="1689128"/>
                  <wp:effectExtent b="0" l="0" r="0" t="0"/>
                  <wp:docPr descr="Ilustración vectorial, los trabajadores están sentados en la mesa de negociación, pensamiento colectivo e intercambio de ideas, análisis de información de la empresa - vector" id="492" name="image30.jpg"/>
                  <a:graphic>
                    <a:graphicData uri="http://schemas.openxmlformats.org/drawingml/2006/picture">
                      <pic:pic>
                        <pic:nvPicPr>
                          <pic:cNvPr descr="Ilustración vectorial, los trabajadores están sentados en la mesa de negociación, pensamiento colectivo e intercambio de ideas, análisis de información de la empresa - vector" id="0" name="image30.jpg"/>
                          <pic:cNvPicPr preferRelativeResize="0"/>
                        </pic:nvPicPr>
                        <pic:blipFill>
                          <a:blip r:embed="rId41"/>
                          <a:srcRect b="0" l="0" r="0" t="0"/>
                          <a:stretch>
                            <a:fillRect/>
                          </a:stretch>
                        </pic:blipFill>
                        <pic:spPr>
                          <a:xfrm>
                            <a:off x="0" y="0"/>
                            <a:ext cx="2072578" cy="1689128"/>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AA">
            <w:pPr>
              <w:widowControl w:val="0"/>
              <w:spacing w:line="240" w:lineRule="auto"/>
              <w:jc w:val="both"/>
              <w:rPr>
                <w:b w:val="1"/>
              </w:rPr>
            </w:pPr>
            <w:r w:rsidDel="00000000" w:rsidR="00000000" w:rsidRPr="00000000">
              <w:rPr>
                <w:b w:val="1"/>
                <w:rtl w:val="0"/>
              </w:rPr>
              <w:t xml:space="preserve">Imagen: 623800_CF15_i21</w:t>
            </w:r>
          </w:p>
        </w:tc>
        <w:tc>
          <w:tcPr>
            <w:shd w:fill="auto" w:val="clear"/>
            <w:tcMar>
              <w:top w:w="100.0" w:type="dxa"/>
              <w:left w:w="100.0" w:type="dxa"/>
              <w:bottom w:w="100.0" w:type="dxa"/>
              <w:right w:w="100.0" w:type="dxa"/>
            </w:tcMar>
          </w:tcPr>
          <w:p w:rsidR="00000000" w:rsidDel="00000000" w:rsidP="00000000" w:rsidRDefault="00000000" w:rsidRPr="00000000" w14:paraId="000001AB">
            <w:pPr>
              <w:spacing w:after="120" w:line="240" w:lineRule="auto"/>
              <w:jc w:val="both"/>
              <w:rPr>
                <w:b w:val="1"/>
                <w:highlight w:val="white"/>
              </w:rPr>
            </w:pPr>
            <w:r w:rsidDel="00000000" w:rsidR="00000000" w:rsidRPr="00000000">
              <w:rPr>
                <w:b w:val="1"/>
                <w:highlight w:val="white"/>
                <w:rtl w:val="0"/>
              </w:rPr>
              <w:t xml:space="preserve">Puesto de mando unificado </w:t>
            </w:r>
          </w:p>
          <w:p w:rsidR="00000000" w:rsidDel="00000000" w:rsidP="00000000" w:rsidRDefault="00000000" w:rsidRPr="00000000" w14:paraId="000001AC">
            <w:pPr>
              <w:numPr>
                <w:ilvl w:val="0"/>
                <w:numId w:val="3"/>
              </w:numPr>
              <w:ind w:left="720" w:hanging="360"/>
              <w:jc w:val="both"/>
              <w:rPr>
                <w:color w:val="000000"/>
                <w:highlight w:val="white"/>
              </w:rPr>
            </w:pPr>
            <w:r w:rsidDel="00000000" w:rsidR="00000000" w:rsidRPr="00000000">
              <w:rPr>
                <w:color w:val="000000"/>
                <w:highlight w:val="white"/>
                <w:rtl w:val="0"/>
              </w:rPr>
              <w:t xml:space="preserve">Asegurar el área y delimitar la zona afectada para prevenir problemas mayores.</w:t>
            </w:r>
          </w:p>
          <w:p w:rsidR="00000000" w:rsidDel="00000000" w:rsidP="00000000" w:rsidRDefault="00000000" w:rsidRPr="00000000" w14:paraId="000001AD">
            <w:pPr>
              <w:numPr>
                <w:ilvl w:val="0"/>
                <w:numId w:val="3"/>
              </w:numPr>
              <w:ind w:left="720" w:hanging="360"/>
              <w:jc w:val="both"/>
              <w:rPr>
                <w:color w:val="000000"/>
                <w:highlight w:val="white"/>
              </w:rPr>
            </w:pPr>
            <w:r w:rsidDel="00000000" w:rsidR="00000000" w:rsidRPr="00000000">
              <w:rPr>
                <w:color w:val="000000"/>
                <w:highlight w:val="white"/>
                <w:rtl w:val="0"/>
              </w:rPr>
              <w:t xml:space="preserve">Mantener comunicación continua con los coordinadores de planes operativos para la toma de decisiones oportunas.</w:t>
            </w:r>
          </w:p>
          <w:p w:rsidR="00000000" w:rsidDel="00000000" w:rsidP="00000000" w:rsidRDefault="00000000" w:rsidRPr="00000000" w14:paraId="000001AE">
            <w:pPr>
              <w:numPr>
                <w:ilvl w:val="0"/>
                <w:numId w:val="3"/>
              </w:numPr>
              <w:spacing w:after="120" w:lineRule="auto"/>
              <w:ind w:left="720" w:hanging="360"/>
              <w:jc w:val="both"/>
              <w:rPr>
                <w:color w:val="000000"/>
                <w:highlight w:val="white"/>
              </w:rPr>
            </w:pPr>
            <w:r w:rsidDel="00000000" w:rsidR="00000000" w:rsidRPr="00000000">
              <w:rPr>
                <w:color w:val="000000"/>
                <w:highlight w:val="white"/>
                <w:rtl w:val="0"/>
              </w:rPr>
              <w:t xml:space="preserve">Tener un número aproximado de las personas que están en el lugar afectado, para tomar las medidas oportunas. Se dará prioridad a los adultos mayores, las mujeres embarazadas, los niños y las personas en situación de discapacidad.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F">
            <w:pPr>
              <w:widowControl w:val="0"/>
              <w:spacing w:line="240" w:lineRule="auto"/>
              <w:jc w:val="both"/>
              <w:rPr/>
            </w:pPr>
            <w:sdt>
              <w:sdtPr>
                <w:tag w:val="goog_rdk_17"/>
              </w:sdtPr>
              <w:sdtContent>
                <w:commentRangeStart w:id="17"/>
              </w:sdtContent>
            </w:sdt>
            <w:commentRangeEnd w:id="17"/>
            <w:r w:rsidDel="00000000" w:rsidR="00000000" w:rsidRPr="00000000">
              <w:commentReference w:id="1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69216</wp:posOffset>
                  </wp:positionH>
                  <wp:positionV relativeFrom="paragraph">
                    <wp:posOffset>0</wp:posOffset>
                  </wp:positionV>
                  <wp:extent cx="2109470" cy="1736725"/>
                  <wp:effectExtent b="0" l="0" r="0" t="0"/>
                  <wp:wrapSquare wrapText="bothSides" distB="0" distT="0" distL="114300" distR="114300"/>
                  <wp:docPr descr="Concepto de gente de negocios. Ilustración vectorial 3d sobre fondo blanco." id="463" name="image9.jpg"/>
                  <a:graphic>
                    <a:graphicData uri="http://schemas.openxmlformats.org/drawingml/2006/picture">
                      <pic:pic>
                        <pic:nvPicPr>
                          <pic:cNvPr descr="Concepto de gente de negocios. Ilustración vectorial 3d sobre fondo blanco." id="0" name="image9.jpg"/>
                          <pic:cNvPicPr preferRelativeResize="0"/>
                        </pic:nvPicPr>
                        <pic:blipFill>
                          <a:blip r:embed="rId42"/>
                          <a:srcRect b="0" l="0" r="0" t="0"/>
                          <a:stretch>
                            <a:fillRect/>
                          </a:stretch>
                        </pic:blipFill>
                        <pic:spPr>
                          <a:xfrm>
                            <a:off x="0" y="0"/>
                            <a:ext cx="2109470" cy="1736725"/>
                          </a:xfrm>
                          <a:prstGeom prst="rect"/>
                          <a:ln/>
                        </pic:spPr>
                      </pic:pic>
                    </a:graphicData>
                  </a:graphic>
                </wp:anchor>
              </w:drawing>
            </w:r>
          </w:p>
          <w:p w:rsidR="00000000" w:rsidDel="00000000" w:rsidP="00000000" w:rsidRDefault="00000000" w:rsidRPr="00000000" w14:paraId="000001B0">
            <w:pPr>
              <w:widowControl w:val="0"/>
              <w:spacing w:line="240" w:lineRule="auto"/>
              <w:jc w:val="both"/>
              <w:rPr/>
            </w:pPr>
            <w:r w:rsidDel="00000000" w:rsidR="00000000" w:rsidRPr="00000000">
              <w:rPr>
                <w:rtl w:val="0"/>
              </w:rPr>
            </w:r>
          </w:p>
          <w:p w:rsidR="00000000" w:rsidDel="00000000" w:rsidP="00000000" w:rsidRDefault="00000000" w:rsidRPr="00000000" w14:paraId="000001B1">
            <w:pPr>
              <w:widowControl w:val="0"/>
              <w:spacing w:line="240" w:lineRule="auto"/>
              <w:jc w:val="both"/>
              <w:rPr/>
            </w:pPr>
            <w:r w:rsidDel="00000000" w:rsidR="00000000" w:rsidRPr="00000000">
              <w:rPr>
                <w:rtl w:val="0"/>
              </w:rPr>
            </w:r>
          </w:p>
          <w:p w:rsidR="00000000" w:rsidDel="00000000" w:rsidP="00000000" w:rsidRDefault="00000000" w:rsidRPr="00000000" w14:paraId="000001B2">
            <w:pPr>
              <w:widowControl w:val="0"/>
              <w:spacing w:line="240" w:lineRule="auto"/>
              <w:jc w:val="both"/>
              <w:rPr/>
            </w:pPr>
            <w:r w:rsidDel="00000000" w:rsidR="00000000" w:rsidRPr="00000000">
              <w:rPr>
                <w:rtl w:val="0"/>
              </w:rPr>
            </w:r>
          </w:p>
          <w:p w:rsidR="00000000" w:rsidDel="00000000" w:rsidP="00000000" w:rsidRDefault="00000000" w:rsidRPr="00000000" w14:paraId="000001B3">
            <w:pPr>
              <w:widowControl w:val="0"/>
              <w:spacing w:line="240" w:lineRule="auto"/>
              <w:jc w:val="both"/>
              <w:rPr/>
            </w:pPr>
            <w:r w:rsidDel="00000000" w:rsidR="00000000" w:rsidRPr="00000000">
              <w:rPr>
                <w:rtl w:val="0"/>
              </w:rPr>
            </w:r>
          </w:p>
          <w:p w:rsidR="00000000" w:rsidDel="00000000" w:rsidP="00000000" w:rsidRDefault="00000000" w:rsidRPr="00000000" w14:paraId="000001B4">
            <w:pPr>
              <w:widowControl w:val="0"/>
              <w:spacing w:line="240" w:lineRule="auto"/>
              <w:jc w:val="both"/>
              <w:rPr/>
            </w:pPr>
            <w:r w:rsidDel="00000000" w:rsidR="00000000" w:rsidRPr="00000000">
              <w:rPr>
                <w:rtl w:val="0"/>
              </w:rPr>
            </w:r>
          </w:p>
          <w:p w:rsidR="00000000" w:rsidDel="00000000" w:rsidP="00000000" w:rsidRDefault="00000000" w:rsidRPr="00000000" w14:paraId="000001B5">
            <w:pPr>
              <w:widowControl w:val="0"/>
              <w:spacing w:line="240" w:lineRule="auto"/>
              <w:jc w:val="both"/>
              <w:rPr>
                <w:b w:val="1"/>
              </w:rPr>
            </w:pPr>
            <w:r w:rsidDel="00000000" w:rsidR="00000000" w:rsidRPr="00000000">
              <w:rPr>
                <w:rtl w:val="0"/>
              </w:rPr>
            </w:r>
          </w:p>
          <w:p w:rsidR="00000000" w:rsidDel="00000000" w:rsidP="00000000" w:rsidRDefault="00000000" w:rsidRPr="00000000" w14:paraId="000001B6">
            <w:pPr>
              <w:widowControl w:val="0"/>
              <w:spacing w:line="240" w:lineRule="auto"/>
              <w:jc w:val="both"/>
              <w:rPr>
                <w:b w:val="1"/>
              </w:rPr>
            </w:pPr>
            <w:r w:rsidDel="00000000" w:rsidR="00000000" w:rsidRPr="00000000">
              <w:rPr>
                <w:rtl w:val="0"/>
              </w:rPr>
            </w:r>
          </w:p>
          <w:p w:rsidR="00000000" w:rsidDel="00000000" w:rsidP="00000000" w:rsidRDefault="00000000" w:rsidRPr="00000000" w14:paraId="000001B7">
            <w:pPr>
              <w:widowControl w:val="0"/>
              <w:spacing w:line="240" w:lineRule="auto"/>
              <w:jc w:val="both"/>
              <w:rPr>
                <w:b w:val="1"/>
              </w:rPr>
            </w:pPr>
            <w:r w:rsidDel="00000000" w:rsidR="00000000" w:rsidRPr="00000000">
              <w:rPr>
                <w:rtl w:val="0"/>
              </w:rPr>
            </w:r>
          </w:p>
          <w:p w:rsidR="00000000" w:rsidDel="00000000" w:rsidP="00000000" w:rsidRDefault="00000000" w:rsidRPr="00000000" w14:paraId="000001B8">
            <w:pPr>
              <w:widowControl w:val="0"/>
              <w:spacing w:line="240" w:lineRule="auto"/>
              <w:jc w:val="both"/>
              <w:rPr>
                <w:b w:val="1"/>
              </w:rPr>
            </w:pPr>
            <w:r w:rsidDel="00000000" w:rsidR="00000000" w:rsidRPr="00000000">
              <w:rPr>
                <w:rtl w:val="0"/>
              </w:rPr>
            </w:r>
          </w:p>
          <w:p w:rsidR="00000000" w:rsidDel="00000000" w:rsidP="00000000" w:rsidRDefault="00000000" w:rsidRPr="00000000" w14:paraId="000001B9">
            <w:pPr>
              <w:widowControl w:val="0"/>
              <w:spacing w:line="240" w:lineRule="auto"/>
              <w:jc w:val="both"/>
              <w:rPr>
                <w:b w:val="1"/>
              </w:rPr>
            </w:pPr>
            <w:r w:rsidDel="00000000" w:rsidR="00000000" w:rsidRPr="00000000">
              <w:rPr>
                <w:rtl w:val="0"/>
              </w:rPr>
            </w:r>
          </w:p>
          <w:p w:rsidR="00000000" w:rsidDel="00000000" w:rsidP="00000000" w:rsidRDefault="00000000" w:rsidRPr="00000000" w14:paraId="000001BA">
            <w:pPr>
              <w:widowControl w:val="0"/>
              <w:spacing w:line="240" w:lineRule="auto"/>
              <w:jc w:val="both"/>
              <w:rPr>
                <w:b w:val="1"/>
              </w:rPr>
            </w:pPr>
            <w:r w:rsidDel="00000000" w:rsidR="00000000" w:rsidRPr="00000000">
              <w:rPr>
                <w:b w:val="1"/>
                <w:rtl w:val="0"/>
              </w:rPr>
              <w:t xml:space="preserve">Imagen: 623800_CF15_i22</w:t>
            </w:r>
          </w:p>
        </w:tc>
        <w:tc>
          <w:tcPr>
            <w:shd w:fill="auto" w:val="clear"/>
            <w:tcMar>
              <w:top w:w="100.0" w:type="dxa"/>
              <w:left w:w="100.0" w:type="dxa"/>
              <w:bottom w:w="100.0" w:type="dxa"/>
              <w:right w:w="100.0" w:type="dxa"/>
            </w:tcMar>
          </w:tcPr>
          <w:p w:rsidR="00000000" w:rsidDel="00000000" w:rsidP="00000000" w:rsidRDefault="00000000" w:rsidRPr="00000000" w14:paraId="000001BB">
            <w:pPr>
              <w:spacing w:after="120" w:line="240" w:lineRule="auto"/>
              <w:jc w:val="both"/>
              <w:rPr>
                <w:b w:val="1"/>
                <w:highlight w:val="white"/>
              </w:rPr>
            </w:pPr>
            <w:r w:rsidDel="00000000" w:rsidR="00000000" w:rsidRPr="00000000">
              <w:rPr>
                <w:b w:val="1"/>
                <w:highlight w:val="white"/>
                <w:rtl w:val="0"/>
              </w:rPr>
              <w:t xml:space="preserve">Coordinador de planes operativos</w:t>
            </w:r>
          </w:p>
          <w:p w:rsidR="00000000" w:rsidDel="00000000" w:rsidP="00000000" w:rsidRDefault="00000000" w:rsidRPr="00000000" w14:paraId="000001BC">
            <w:pPr>
              <w:numPr>
                <w:ilvl w:val="0"/>
                <w:numId w:val="4"/>
              </w:numPr>
              <w:ind w:left="720" w:hanging="360"/>
              <w:jc w:val="both"/>
              <w:rPr>
                <w:color w:val="000000"/>
                <w:highlight w:val="white"/>
              </w:rPr>
            </w:pPr>
            <w:r w:rsidDel="00000000" w:rsidR="00000000" w:rsidRPr="00000000">
              <w:rPr>
                <w:color w:val="000000"/>
                <w:highlight w:val="white"/>
                <w:rtl w:val="0"/>
              </w:rPr>
              <w:t xml:space="preserve">Activar a los brigadistas.</w:t>
            </w:r>
          </w:p>
          <w:p w:rsidR="00000000" w:rsidDel="00000000" w:rsidP="00000000" w:rsidRDefault="00000000" w:rsidRPr="00000000" w14:paraId="000001BD">
            <w:pPr>
              <w:numPr>
                <w:ilvl w:val="0"/>
                <w:numId w:val="4"/>
              </w:numPr>
              <w:ind w:left="720" w:hanging="360"/>
              <w:jc w:val="both"/>
              <w:rPr>
                <w:color w:val="000000"/>
                <w:highlight w:val="white"/>
              </w:rPr>
            </w:pPr>
            <w:r w:rsidDel="00000000" w:rsidR="00000000" w:rsidRPr="00000000">
              <w:rPr>
                <w:color w:val="000000"/>
                <w:highlight w:val="white"/>
                <w:rtl w:val="0"/>
              </w:rPr>
              <w:t xml:space="preserve">Impartir las instrucciones de actuación.</w:t>
            </w:r>
          </w:p>
          <w:p w:rsidR="00000000" w:rsidDel="00000000" w:rsidP="00000000" w:rsidRDefault="00000000" w:rsidRPr="00000000" w14:paraId="000001BE">
            <w:pPr>
              <w:numPr>
                <w:ilvl w:val="0"/>
                <w:numId w:val="4"/>
              </w:numPr>
              <w:ind w:left="720" w:hanging="360"/>
              <w:jc w:val="both"/>
              <w:rPr>
                <w:color w:val="000000"/>
                <w:highlight w:val="white"/>
              </w:rPr>
            </w:pPr>
            <w:r w:rsidDel="00000000" w:rsidR="00000000" w:rsidRPr="00000000">
              <w:rPr>
                <w:color w:val="000000"/>
                <w:highlight w:val="white"/>
                <w:rtl w:val="0"/>
              </w:rPr>
              <w:t xml:space="preserve">Mantener la comunicación con los respondientes.</w:t>
            </w:r>
          </w:p>
          <w:p w:rsidR="00000000" w:rsidDel="00000000" w:rsidP="00000000" w:rsidRDefault="00000000" w:rsidRPr="00000000" w14:paraId="000001BF">
            <w:pPr>
              <w:numPr>
                <w:ilvl w:val="0"/>
                <w:numId w:val="4"/>
              </w:numPr>
              <w:spacing w:after="120" w:lineRule="auto"/>
              <w:ind w:left="720" w:hanging="360"/>
              <w:jc w:val="both"/>
              <w:rPr>
                <w:color w:val="000000"/>
                <w:highlight w:val="white"/>
              </w:rPr>
            </w:pPr>
            <w:r w:rsidDel="00000000" w:rsidR="00000000" w:rsidRPr="00000000">
              <w:rPr>
                <w:color w:val="000000"/>
                <w:highlight w:val="white"/>
                <w:rtl w:val="0"/>
              </w:rPr>
              <w:t xml:space="preserve">Comunicar al puesto de mando unificado la situación y los cambios que se puedan presentar. </w:t>
            </w:r>
          </w:p>
          <w:p w:rsidR="00000000" w:rsidDel="00000000" w:rsidP="00000000" w:rsidRDefault="00000000" w:rsidRPr="00000000" w14:paraId="000001C0">
            <w:pPr>
              <w:widowControl w:val="0"/>
              <w:spacing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1">
            <w:pPr>
              <w:widowControl w:val="0"/>
              <w:spacing w:line="240" w:lineRule="auto"/>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50166</wp:posOffset>
                  </wp:positionH>
                  <wp:positionV relativeFrom="paragraph">
                    <wp:posOffset>1270</wp:posOffset>
                  </wp:positionV>
                  <wp:extent cx="1925320" cy="1989455"/>
                  <wp:effectExtent b="0" l="0" r="0" t="0"/>
                  <wp:wrapSquare wrapText="bothSides" distB="0" distT="0" distL="114300" distR="114300"/>
                  <wp:docPr descr="Set of different corporate human characters" id="478" name="image23.jpg"/>
                  <a:graphic>
                    <a:graphicData uri="http://schemas.openxmlformats.org/drawingml/2006/picture">
                      <pic:pic>
                        <pic:nvPicPr>
                          <pic:cNvPr descr="Set of different corporate human characters" id="0" name="image23.jpg"/>
                          <pic:cNvPicPr preferRelativeResize="0"/>
                        </pic:nvPicPr>
                        <pic:blipFill>
                          <a:blip r:embed="rId43"/>
                          <a:srcRect b="0" l="0" r="0" t="0"/>
                          <a:stretch>
                            <a:fillRect/>
                          </a:stretch>
                        </pic:blipFill>
                        <pic:spPr>
                          <a:xfrm>
                            <a:off x="0" y="0"/>
                            <a:ext cx="1925320" cy="1989455"/>
                          </a:xfrm>
                          <a:prstGeom prst="rect"/>
                          <a:ln/>
                        </pic:spPr>
                      </pic:pic>
                    </a:graphicData>
                  </a:graphic>
                </wp:anchor>
              </w:drawing>
            </w:r>
          </w:p>
          <w:p w:rsidR="00000000" w:rsidDel="00000000" w:rsidP="00000000" w:rsidRDefault="00000000" w:rsidRPr="00000000" w14:paraId="000001C2">
            <w:pPr>
              <w:widowControl w:val="0"/>
              <w:spacing w:line="240" w:lineRule="auto"/>
              <w:jc w:val="both"/>
              <w:rPr/>
            </w:pPr>
            <w:r w:rsidDel="00000000" w:rsidR="00000000" w:rsidRPr="00000000">
              <w:rPr>
                <w:rtl w:val="0"/>
              </w:rPr>
            </w:r>
          </w:p>
          <w:p w:rsidR="00000000" w:rsidDel="00000000" w:rsidP="00000000" w:rsidRDefault="00000000" w:rsidRPr="00000000" w14:paraId="000001C3">
            <w:pPr>
              <w:widowControl w:val="0"/>
              <w:spacing w:line="240" w:lineRule="auto"/>
              <w:jc w:val="both"/>
              <w:rPr/>
            </w:pPr>
            <w:r w:rsidDel="00000000" w:rsidR="00000000" w:rsidRPr="00000000">
              <w:rPr>
                <w:rtl w:val="0"/>
              </w:rPr>
            </w:r>
          </w:p>
          <w:p w:rsidR="00000000" w:rsidDel="00000000" w:rsidP="00000000" w:rsidRDefault="00000000" w:rsidRPr="00000000" w14:paraId="000001C4">
            <w:pPr>
              <w:widowControl w:val="0"/>
              <w:spacing w:line="240" w:lineRule="auto"/>
              <w:jc w:val="both"/>
              <w:rPr/>
            </w:pPr>
            <w:r w:rsidDel="00000000" w:rsidR="00000000" w:rsidRPr="00000000">
              <w:rPr>
                <w:rtl w:val="0"/>
              </w:rPr>
            </w:r>
          </w:p>
          <w:p w:rsidR="00000000" w:rsidDel="00000000" w:rsidP="00000000" w:rsidRDefault="00000000" w:rsidRPr="00000000" w14:paraId="000001C5">
            <w:pPr>
              <w:widowControl w:val="0"/>
              <w:spacing w:line="240" w:lineRule="auto"/>
              <w:jc w:val="both"/>
              <w:rPr/>
            </w:pPr>
            <w:r w:rsidDel="00000000" w:rsidR="00000000" w:rsidRPr="00000000">
              <w:rPr>
                <w:rtl w:val="0"/>
              </w:rPr>
            </w:r>
          </w:p>
          <w:p w:rsidR="00000000" w:rsidDel="00000000" w:rsidP="00000000" w:rsidRDefault="00000000" w:rsidRPr="00000000" w14:paraId="000001C6">
            <w:pPr>
              <w:widowControl w:val="0"/>
              <w:spacing w:line="240" w:lineRule="auto"/>
              <w:jc w:val="both"/>
              <w:rPr/>
            </w:pPr>
            <w:r w:rsidDel="00000000" w:rsidR="00000000" w:rsidRPr="00000000">
              <w:rPr>
                <w:rtl w:val="0"/>
              </w:rPr>
            </w:r>
          </w:p>
          <w:p w:rsidR="00000000" w:rsidDel="00000000" w:rsidP="00000000" w:rsidRDefault="00000000" w:rsidRPr="00000000" w14:paraId="000001C7">
            <w:pPr>
              <w:widowControl w:val="0"/>
              <w:spacing w:line="240" w:lineRule="auto"/>
              <w:jc w:val="both"/>
              <w:rPr/>
            </w:pPr>
            <w:r w:rsidDel="00000000" w:rsidR="00000000" w:rsidRPr="00000000">
              <w:rPr>
                <w:rtl w:val="0"/>
              </w:rPr>
            </w:r>
          </w:p>
          <w:p w:rsidR="00000000" w:rsidDel="00000000" w:rsidP="00000000" w:rsidRDefault="00000000" w:rsidRPr="00000000" w14:paraId="000001C8">
            <w:pPr>
              <w:widowControl w:val="0"/>
              <w:spacing w:line="240" w:lineRule="auto"/>
              <w:jc w:val="both"/>
              <w:rPr>
                <w:b w:val="1"/>
              </w:rPr>
            </w:pPr>
            <w:r w:rsidDel="00000000" w:rsidR="00000000" w:rsidRPr="00000000">
              <w:rPr>
                <w:rtl w:val="0"/>
              </w:rPr>
            </w:r>
          </w:p>
          <w:p w:rsidR="00000000" w:rsidDel="00000000" w:rsidP="00000000" w:rsidRDefault="00000000" w:rsidRPr="00000000" w14:paraId="000001C9">
            <w:pPr>
              <w:widowControl w:val="0"/>
              <w:spacing w:line="240" w:lineRule="auto"/>
              <w:jc w:val="both"/>
              <w:rPr>
                <w:b w:val="1"/>
              </w:rPr>
            </w:pPr>
            <w:r w:rsidDel="00000000" w:rsidR="00000000" w:rsidRPr="00000000">
              <w:rPr>
                <w:rtl w:val="0"/>
              </w:rPr>
            </w:r>
          </w:p>
          <w:p w:rsidR="00000000" w:rsidDel="00000000" w:rsidP="00000000" w:rsidRDefault="00000000" w:rsidRPr="00000000" w14:paraId="000001CA">
            <w:pPr>
              <w:widowControl w:val="0"/>
              <w:spacing w:line="240" w:lineRule="auto"/>
              <w:jc w:val="both"/>
              <w:rPr>
                <w:b w:val="1"/>
              </w:rPr>
            </w:pPr>
            <w:r w:rsidDel="00000000" w:rsidR="00000000" w:rsidRPr="00000000">
              <w:rPr>
                <w:rtl w:val="0"/>
              </w:rPr>
            </w:r>
          </w:p>
          <w:p w:rsidR="00000000" w:rsidDel="00000000" w:rsidP="00000000" w:rsidRDefault="00000000" w:rsidRPr="00000000" w14:paraId="000001CB">
            <w:pPr>
              <w:widowControl w:val="0"/>
              <w:spacing w:line="240" w:lineRule="auto"/>
              <w:jc w:val="both"/>
              <w:rPr>
                <w:b w:val="1"/>
              </w:rPr>
            </w:pPr>
            <w:r w:rsidDel="00000000" w:rsidR="00000000" w:rsidRPr="00000000">
              <w:rPr>
                <w:rtl w:val="0"/>
              </w:rPr>
            </w:r>
          </w:p>
          <w:p w:rsidR="00000000" w:rsidDel="00000000" w:rsidP="00000000" w:rsidRDefault="00000000" w:rsidRPr="00000000" w14:paraId="000001CC">
            <w:pPr>
              <w:widowControl w:val="0"/>
              <w:spacing w:line="240" w:lineRule="auto"/>
              <w:jc w:val="both"/>
              <w:rPr>
                <w:b w:val="1"/>
              </w:rPr>
            </w:pPr>
            <w:r w:rsidDel="00000000" w:rsidR="00000000" w:rsidRPr="00000000">
              <w:rPr>
                <w:rtl w:val="0"/>
              </w:rPr>
            </w:r>
          </w:p>
          <w:p w:rsidR="00000000" w:rsidDel="00000000" w:rsidP="00000000" w:rsidRDefault="00000000" w:rsidRPr="00000000" w14:paraId="000001CD">
            <w:pPr>
              <w:widowControl w:val="0"/>
              <w:spacing w:line="240" w:lineRule="auto"/>
              <w:jc w:val="both"/>
              <w:rPr>
                <w:b w:val="1"/>
              </w:rPr>
            </w:pPr>
            <w:r w:rsidDel="00000000" w:rsidR="00000000" w:rsidRPr="00000000">
              <w:rPr>
                <w:rtl w:val="0"/>
              </w:rPr>
            </w:r>
          </w:p>
          <w:p w:rsidR="00000000" w:rsidDel="00000000" w:rsidP="00000000" w:rsidRDefault="00000000" w:rsidRPr="00000000" w14:paraId="000001CE">
            <w:pPr>
              <w:widowControl w:val="0"/>
              <w:spacing w:line="240" w:lineRule="auto"/>
              <w:jc w:val="both"/>
              <w:rPr/>
            </w:pPr>
            <w:r w:rsidDel="00000000" w:rsidR="00000000" w:rsidRPr="00000000">
              <w:rPr>
                <w:rtl w:val="0"/>
              </w:rPr>
              <w:t xml:space="preserve">Imagen: 623800_CF15_i23</w:t>
            </w:r>
          </w:p>
          <w:p w:rsidR="00000000" w:rsidDel="00000000" w:rsidP="00000000" w:rsidRDefault="00000000" w:rsidRPr="00000000" w14:paraId="000001CF">
            <w:pPr>
              <w:widowControl w:val="0"/>
              <w:spacing w:line="240" w:lineRule="auto"/>
              <w:jc w:val="both"/>
              <w:rPr>
                <w:b w:val="1"/>
              </w:rPr>
            </w:pPr>
            <w:r w:rsidDel="00000000" w:rsidR="00000000" w:rsidRPr="00000000">
              <w:rPr>
                <w:rtl w:val="0"/>
              </w:rPr>
              <w:t xml:space="preserve">(o una imagen similar con las palabras en español)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0">
            <w:pPr>
              <w:spacing w:after="120" w:line="240" w:lineRule="auto"/>
              <w:jc w:val="both"/>
              <w:rPr>
                <w:b w:val="1"/>
                <w:highlight w:val="white"/>
              </w:rPr>
            </w:pPr>
            <w:r w:rsidDel="00000000" w:rsidR="00000000" w:rsidRPr="00000000">
              <w:rPr>
                <w:b w:val="1"/>
                <w:highlight w:val="white"/>
                <w:rtl w:val="0"/>
              </w:rPr>
              <w:t xml:space="preserve">Brigadistas </w:t>
            </w:r>
          </w:p>
          <w:p w:rsidR="00000000" w:rsidDel="00000000" w:rsidP="00000000" w:rsidRDefault="00000000" w:rsidRPr="00000000" w14:paraId="000001D1">
            <w:pPr>
              <w:numPr>
                <w:ilvl w:val="0"/>
                <w:numId w:val="6"/>
              </w:numPr>
              <w:ind w:left="720" w:hanging="360"/>
              <w:jc w:val="both"/>
              <w:rPr>
                <w:color w:val="000000"/>
                <w:highlight w:val="white"/>
              </w:rPr>
            </w:pPr>
            <w:r w:rsidDel="00000000" w:rsidR="00000000" w:rsidRPr="00000000">
              <w:rPr>
                <w:color w:val="000000"/>
                <w:highlight w:val="white"/>
                <w:rtl w:val="0"/>
              </w:rPr>
              <w:t xml:space="preserve">Aplicar el protocolo de atención como respondiente.</w:t>
            </w:r>
          </w:p>
          <w:p w:rsidR="00000000" w:rsidDel="00000000" w:rsidP="00000000" w:rsidRDefault="00000000" w:rsidRPr="00000000" w14:paraId="000001D2">
            <w:pPr>
              <w:numPr>
                <w:ilvl w:val="0"/>
                <w:numId w:val="6"/>
              </w:numPr>
              <w:ind w:left="720" w:hanging="360"/>
              <w:jc w:val="both"/>
              <w:rPr>
                <w:color w:val="000000"/>
                <w:highlight w:val="white"/>
              </w:rPr>
            </w:pPr>
            <w:r w:rsidDel="00000000" w:rsidR="00000000" w:rsidRPr="00000000">
              <w:rPr>
                <w:color w:val="000000"/>
                <w:highlight w:val="white"/>
                <w:rtl w:val="0"/>
              </w:rPr>
              <w:t xml:space="preserve">Mantener la seguridad del área.</w:t>
            </w:r>
          </w:p>
          <w:p w:rsidR="00000000" w:rsidDel="00000000" w:rsidP="00000000" w:rsidRDefault="00000000" w:rsidRPr="00000000" w14:paraId="000001D3">
            <w:pPr>
              <w:numPr>
                <w:ilvl w:val="0"/>
                <w:numId w:val="6"/>
              </w:numPr>
              <w:ind w:left="720" w:hanging="360"/>
              <w:jc w:val="both"/>
              <w:rPr>
                <w:color w:val="000000"/>
                <w:highlight w:val="white"/>
              </w:rPr>
            </w:pPr>
            <w:r w:rsidDel="00000000" w:rsidR="00000000" w:rsidRPr="00000000">
              <w:rPr>
                <w:color w:val="000000"/>
                <w:highlight w:val="white"/>
                <w:rtl w:val="0"/>
              </w:rPr>
              <w:t xml:space="preserve">Implementar las medidas de atención inmediata para prevenir afectaciones mayores. </w:t>
            </w:r>
          </w:p>
          <w:p w:rsidR="00000000" w:rsidDel="00000000" w:rsidP="00000000" w:rsidRDefault="00000000" w:rsidRPr="00000000" w14:paraId="000001D4">
            <w:pPr>
              <w:numPr>
                <w:ilvl w:val="0"/>
                <w:numId w:val="6"/>
              </w:numPr>
              <w:ind w:left="720" w:hanging="360"/>
              <w:jc w:val="both"/>
              <w:rPr>
                <w:color w:val="000000"/>
                <w:highlight w:val="white"/>
              </w:rPr>
            </w:pPr>
            <w:r w:rsidDel="00000000" w:rsidR="00000000" w:rsidRPr="00000000">
              <w:rPr>
                <w:color w:val="000000"/>
                <w:highlight w:val="white"/>
                <w:rtl w:val="0"/>
              </w:rPr>
              <w:t xml:space="preserve">Comunicar al coordinador los requerimientos o cambios. </w:t>
            </w:r>
          </w:p>
          <w:p w:rsidR="00000000" w:rsidDel="00000000" w:rsidP="00000000" w:rsidRDefault="00000000" w:rsidRPr="00000000" w14:paraId="000001D5">
            <w:pPr>
              <w:numPr>
                <w:ilvl w:val="0"/>
                <w:numId w:val="6"/>
              </w:numPr>
              <w:spacing w:after="120" w:lineRule="auto"/>
              <w:ind w:left="720" w:hanging="360"/>
              <w:jc w:val="both"/>
              <w:rPr>
                <w:color w:val="000000"/>
                <w:highlight w:val="white"/>
              </w:rPr>
            </w:pPr>
            <w:r w:rsidDel="00000000" w:rsidR="00000000" w:rsidRPr="00000000">
              <w:rPr>
                <w:color w:val="000000"/>
                <w:highlight w:val="white"/>
                <w:rtl w:val="0"/>
              </w:rPr>
              <w:t xml:space="preserve">Solicitar apoyo de manera oportuna, de ser necesario. </w:t>
            </w:r>
          </w:p>
          <w:p w:rsidR="00000000" w:rsidDel="00000000" w:rsidP="00000000" w:rsidRDefault="00000000" w:rsidRPr="00000000" w14:paraId="000001D6">
            <w:pPr>
              <w:widowControl w:val="0"/>
              <w:spacing w:line="240" w:lineRule="auto"/>
              <w:jc w:val="both"/>
              <w:rPr/>
            </w:pPr>
            <w:r w:rsidDel="00000000" w:rsidR="00000000" w:rsidRPr="00000000">
              <w:rPr>
                <w:rtl w:val="0"/>
              </w:rPr>
              <w:t xml:space="preserve"> </w:t>
            </w:r>
          </w:p>
        </w:tc>
      </w:tr>
    </w:tbl>
    <w:p w:rsidR="00000000" w:rsidDel="00000000" w:rsidP="00000000" w:rsidRDefault="00000000" w:rsidRPr="00000000" w14:paraId="000001D7">
      <w:pPr>
        <w:spacing w:after="120" w:lineRule="auto"/>
        <w:jc w:val="both"/>
        <w:rPr/>
      </w:pPr>
      <w:r w:rsidDel="00000000" w:rsidR="00000000" w:rsidRPr="00000000">
        <w:rPr>
          <w:rtl w:val="0"/>
        </w:rPr>
      </w:r>
    </w:p>
    <w:tbl>
      <w:tblPr>
        <w:tblStyle w:val="Table2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D8">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1D9">
            <w:pPr>
              <w:spacing w:after="120" w:line="240" w:lineRule="auto"/>
              <w:jc w:val="both"/>
              <w:rPr>
                <w:highlight w:val="white"/>
              </w:rPr>
            </w:pPr>
            <w:r w:rsidDel="00000000" w:rsidR="00000000" w:rsidRPr="00000000">
              <w:rPr>
                <w:highlight w:val="white"/>
                <w:rtl w:val="0"/>
              </w:rPr>
              <w:t xml:space="preserve">Es importante tener presente que las emergencias se pueden presentar por diversos factores que aceleran el proceso de materialización de las amenazas, tales como una mala planeación y control del aforo, no asegurar la infraestructura y no contemplar las variables climáticas, entre otros; por ello se debe esquematizar la manera como se activarán los diferentes planes. </w:t>
            </w:r>
          </w:p>
        </w:tc>
      </w:tr>
    </w:tbl>
    <w:p w:rsidR="00000000" w:rsidDel="00000000" w:rsidP="00000000" w:rsidRDefault="00000000" w:rsidRPr="00000000" w14:paraId="000001DA">
      <w:pPr>
        <w:spacing w:after="120" w:lineRule="auto"/>
        <w:jc w:val="both"/>
        <w:rPr/>
      </w:pPr>
      <w:r w:rsidDel="00000000" w:rsidR="00000000" w:rsidRPr="00000000">
        <w:rPr>
          <w:rtl w:val="0"/>
        </w:rPr>
      </w:r>
    </w:p>
    <w:tbl>
      <w:tblPr>
        <w:tblStyle w:val="Table2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4093"/>
        <w:gridCol w:w="9319"/>
        <w:tblGridChange w:id="0">
          <w:tblGrid>
            <w:gridCol w:w="4093"/>
            <w:gridCol w:w="931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DB">
            <w:pPr>
              <w:widowControl w:val="0"/>
              <w:spacing w:line="240" w:lineRule="auto"/>
              <w:jc w:val="center"/>
              <w:rPr>
                <w:b w:val="1"/>
              </w:rPr>
            </w:pPr>
            <w:bookmarkStart w:colFirst="0" w:colLast="0" w:name="_heading=h.qsh70q" w:id="9"/>
            <w:bookmarkEnd w:id="9"/>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DC">
            <w:pPr>
              <w:pStyle w:val="Title"/>
              <w:widowControl w:val="0"/>
              <w:spacing w:line="240" w:lineRule="auto"/>
              <w:jc w:val="center"/>
              <w:rPr>
                <w:sz w:val="22"/>
                <w:szCs w:val="22"/>
              </w:rPr>
            </w:pPr>
            <w:bookmarkStart w:colFirst="0" w:colLast="0" w:name="_heading=h.1fob9te" w:id="10"/>
            <w:bookmarkEnd w:id="10"/>
            <w:r w:rsidDel="00000000" w:rsidR="00000000" w:rsidRPr="00000000">
              <w:rPr>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D">
            <w:pPr>
              <w:widowControl w:val="0"/>
              <w:spacing w:line="240" w:lineRule="auto"/>
              <w:rPr>
                <w:b w:val="1"/>
                <w:highlight w:val="yellow"/>
              </w:rPr>
            </w:pPr>
            <w:r w:rsidDel="00000000" w:rsidR="00000000" w:rsidRPr="00000000">
              <w:rPr>
                <w:b w:val="1"/>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E">
            <w:pPr>
              <w:widowControl w:val="0"/>
              <w:spacing w:line="240" w:lineRule="auto"/>
              <w:rPr/>
            </w:pPr>
            <w:r w:rsidDel="00000000" w:rsidR="00000000" w:rsidRPr="00000000">
              <w:rPr>
                <w:highlight w:val="white"/>
                <w:rtl w:val="0"/>
              </w:rPr>
              <w:t xml:space="preserve">A continuación, la Figura 1 presenta un esquema que está sujeto a las necesidades de la organización de cada evento:</w:t>
            </w:r>
            <w:r w:rsidDel="00000000" w:rsidR="00000000" w:rsidRPr="00000000">
              <w:rPr>
                <w:rtl w:val="0"/>
              </w:rPr>
            </w:r>
          </w:p>
          <w:p w:rsidR="00000000" w:rsidDel="00000000" w:rsidP="00000000" w:rsidRDefault="00000000" w:rsidRPr="00000000" w14:paraId="000001DF">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0">
            <w:pPr>
              <w:widowControl w:val="0"/>
              <w:spacing w:line="240" w:lineRule="auto"/>
              <w:rPr>
                <w:b w:val="1"/>
              </w:rPr>
            </w:pPr>
            <w:r w:rsidDel="00000000" w:rsidR="00000000" w:rsidRPr="00000000">
              <w:rPr>
                <w:b w:val="1"/>
                <w:rtl w:val="0"/>
              </w:rPr>
              <w:t xml:space="preserve">Figura 1</w:t>
            </w:r>
          </w:p>
          <w:p w:rsidR="00000000" w:rsidDel="00000000" w:rsidP="00000000" w:rsidRDefault="00000000" w:rsidRPr="00000000" w14:paraId="000001E1">
            <w:pPr>
              <w:widowControl w:val="0"/>
              <w:spacing w:line="240" w:lineRule="auto"/>
              <w:rPr>
                <w:i w:val="1"/>
              </w:rPr>
            </w:pPr>
            <w:r w:rsidDel="00000000" w:rsidR="00000000" w:rsidRPr="00000000">
              <w:rPr>
                <w:i w:val="1"/>
                <w:rtl w:val="0"/>
              </w:rPr>
              <w:t xml:space="preserve">Esquema de la organización de un evento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190500</wp:posOffset>
                      </wp:positionV>
                      <wp:extent cx="8772525" cy="3700145"/>
                      <wp:effectExtent b="0" l="0" r="0" t="0"/>
                      <wp:wrapSquare wrapText="bothSides" distB="0" distT="0" distL="114300" distR="114300"/>
                      <wp:docPr id="460" name=""/>
                      <a:graphic>
                        <a:graphicData uri="http://schemas.microsoft.com/office/word/2010/wordprocessingGroup">
                          <wpg:wgp>
                            <wpg:cNvGrpSpPr/>
                            <wpg:grpSpPr>
                              <a:xfrm>
                                <a:off x="947025" y="1929925"/>
                                <a:ext cx="8772525" cy="3700145"/>
                                <a:chOff x="947025" y="1929925"/>
                                <a:chExt cx="8785250" cy="3894375"/>
                              </a:xfrm>
                            </wpg:grpSpPr>
                            <wpg:grpSp>
                              <wpg:cNvGrpSpPr/>
                              <wpg:grpSpPr>
                                <a:xfrm>
                                  <a:off x="959738" y="1929928"/>
                                  <a:ext cx="8772525" cy="3700145"/>
                                  <a:chOff x="0" y="0"/>
                                  <a:chExt cx="8772526" cy="3810000"/>
                                </a:xfrm>
                              </wpg:grpSpPr>
                              <wps:wsp>
                                <wps:cNvSpPr/>
                                <wps:cNvPr id="5" name="Shape 5"/>
                                <wps:spPr>
                                  <a:xfrm>
                                    <a:off x="0" y="0"/>
                                    <a:ext cx="8772525" cy="381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 y="0"/>
                                    <a:ext cx="8772525" cy="3810000"/>
                                    <a:chOff x="-1" y="0"/>
                                    <a:chExt cx="8772526" cy="3810000"/>
                                  </a:xfrm>
                                </wpg:grpSpPr>
                                <wps:wsp>
                                  <wps:cNvSpPr/>
                                  <wps:cNvPr id="83" name="Shape 83"/>
                                  <wps:spPr>
                                    <a:xfrm>
                                      <a:off x="0" y="0"/>
                                      <a:ext cx="8772525" cy="381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rot="5400000">
                                      <a:off x="36243" y="850015"/>
                                      <a:ext cx="523502" cy="595989"/>
                                    </a:xfrm>
                                    <a:prstGeom prst="bentUpArrow">
                                      <a:avLst>
                                        <a:gd fmla="val 32840" name="adj1"/>
                                        <a:gd fmla="val 25000" name="adj2"/>
                                        <a:gd fmla="val 35780" name="adj3"/>
                                      </a:avLst>
                                    </a:prstGeom>
                                    <a:solidFill>
                                      <a:srgbClr val="D4DFC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0" y="124361"/>
                                      <a:ext cx="1289986" cy="800192"/>
                                    </a:xfrm>
                                    <a:prstGeom prst="roundRect">
                                      <a:avLst>
                                        <a:gd fmla="val 1667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39068" y="163430"/>
                                      <a:ext cx="1291499" cy="78380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Materialización de un incidente, accidente o conato de emergencia </w:t>
                                        </w:r>
                                      </w:p>
                                    </w:txbxContent>
                                  </wps:txbx>
                                  <wps:bodyPr anchorCtr="0" anchor="ctr" bIns="41900" lIns="41900" spcFirstLastPara="1" rIns="41900" wrap="square" tIns="41900">
                                    <a:noAutofit/>
                                  </wps:bodyPr>
                                </wps:wsp>
                                <wps:wsp>
                                  <wps:cNvSpPr/>
                                  <wps:cNvPr id="87" name="Shape 87"/>
                                  <wps:spPr>
                                    <a:xfrm>
                                      <a:off x="1215101" y="248285"/>
                                      <a:ext cx="2890259" cy="4985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1215100" y="124361"/>
                                      <a:ext cx="4593683" cy="813584"/>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Primer respondiente. Es ideal que quien se percate de la situación sea alguien que esté vinculado con la organización del evento, como un brigadista, coordinador de plan, entre otros.</w:t>
                                        </w:r>
                                      </w:p>
                                    </w:txbxContent>
                                  </wps:txbx>
                                  <wps:bodyPr anchorCtr="0" anchor="ctr" bIns="41900" lIns="41900" spcFirstLastPara="1" rIns="41900" wrap="square" tIns="41900">
                                    <a:noAutofit/>
                                  </wps:bodyPr>
                                </wps:wsp>
                                <wps:wsp>
                                  <wps:cNvSpPr/>
                                  <wps:cNvPr id="89" name="Shape 89"/>
                                  <wps:spPr>
                                    <a:xfrm rot="5400000">
                                      <a:off x="607467" y="1656495"/>
                                      <a:ext cx="523502" cy="595989"/>
                                    </a:xfrm>
                                    <a:prstGeom prst="bentUpArrow">
                                      <a:avLst>
                                        <a:gd fmla="val 32840" name="adj1"/>
                                        <a:gd fmla="val 25000" name="adj2"/>
                                        <a:gd fmla="val 35780" name="adj3"/>
                                      </a:avLst>
                                    </a:prstGeom>
                                    <a:solidFill>
                                      <a:srgbClr val="CFE2D6"/>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191768" y="993518"/>
                                      <a:ext cx="1279261" cy="715811"/>
                                    </a:xfrm>
                                    <a:prstGeom prst="roundRect">
                                      <a:avLst>
                                        <a:gd fmla="val 16670" name="adj"/>
                                      </a:avLst>
                                    </a:prstGeom>
                                    <a:solidFill>
                                      <a:srgbClr val="5AB46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226717" y="1028467"/>
                                      <a:ext cx="1209363" cy="64591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Avisar y activar el plan de acción </w:t>
                                        </w:r>
                                      </w:p>
                                    </w:txbxContent>
                                  </wps:txbx>
                                  <wps:bodyPr anchorCtr="0" anchor="ctr" bIns="41900" lIns="41900" spcFirstLastPara="1" rIns="41900" wrap="square" tIns="41900">
                                    <a:noAutofit/>
                                  </wps:bodyPr>
                                </wps:wsp>
                                <wps:wsp>
                                  <wps:cNvSpPr/>
                                  <wps:cNvPr id="92" name="Shape 92"/>
                                  <wps:spPr>
                                    <a:xfrm>
                                      <a:off x="1479566" y="1071602"/>
                                      <a:ext cx="3157126" cy="4985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1479565" y="1071602"/>
                                      <a:ext cx="5513249" cy="498574"/>
                                    </a:xfrm>
                                    <a:prstGeom prst="rect">
                                      <a:avLst/>
                                    </a:prstGeom>
                                    <a:noFill/>
                                    <a:ln>
                                      <a:noFill/>
                                    </a:ln>
                                  </wps:spPr>
                                  <wps:txbx>
                                    <w:txbxContent>
                                      <w:p w:rsidR="00000000" w:rsidDel="00000000" w:rsidP="00000000" w:rsidRDefault="00000000" w:rsidRPr="00000000">
                                        <w:pPr>
                                          <w:spacing w:after="0" w:before="0" w:line="215.00000953674316"/>
                                          <w:ind w:left="90" w:right="0" w:firstLine="9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De acuerdo a la situación presentada se activa el plan correspondiente. Si se involucran varias situaciones se deberán activar los planes necesarios. </w:t>
                                        </w:r>
                                      </w:p>
                                    </w:txbxContent>
                                  </wps:txbx>
                                  <wps:bodyPr anchorCtr="0" anchor="ctr" bIns="41900" lIns="41900" spcFirstLastPara="1" rIns="41900" wrap="square" tIns="41900">
                                    <a:noAutofit/>
                                  </wps:bodyPr>
                                </wps:wsp>
                                <wps:wsp>
                                  <wps:cNvSpPr/>
                                  <wps:cNvPr id="94" name="Shape 94"/>
                                  <wps:spPr>
                                    <a:xfrm rot="5400000">
                                      <a:off x="1880218" y="2318988"/>
                                      <a:ext cx="523502" cy="595989"/>
                                    </a:xfrm>
                                    <a:prstGeom prst="bentUpArrow">
                                      <a:avLst>
                                        <a:gd fmla="val 32840" name="adj1"/>
                                        <a:gd fmla="val 25000" name="adj2"/>
                                        <a:gd fmla="val 35780" name="adj3"/>
                                      </a:avLst>
                                    </a:prstGeom>
                                    <a:solidFill>
                                      <a:srgbClr val="DBE3E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1191560" y="1761865"/>
                                      <a:ext cx="1229663" cy="619575"/>
                                    </a:xfrm>
                                    <a:prstGeom prst="roundRect">
                                      <a:avLst>
                                        <a:gd fmla="val 16670" name="adj"/>
                                      </a:avLst>
                                    </a:prstGeom>
                                    <a:solidFill>
                                      <a:srgbClr val="5DAE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1215101" y="1687691"/>
                                      <a:ext cx="1175871" cy="75999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Comunicar al Puesto de Mando Unificado (PMU)</w:t>
                                        </w:r>
                                      </w:p>
                                    </w:txbxContent>
                                  </wps:txbx>
                                  <wps:bodyPr anchorCtr="0" anchor="ctr" bIns="41900" lIns="41900" spcFirstLastPara="1" rIns="41900" wrap="square" tIns="41900">
                                    <a:noAutofit/>
                                  </wps:bodyPr>
                                </wps:wsp>
                                <wps:wsp>
                                  <wps:cNvSpPr/>
                                  <wps:cNvPr id="97" name="Shape 97"/>
                                  <wps:spPr>
                                    <a:xfrm>
                                      <a:off x="2481409" y="1792626"/>
                                      <a:ext cx="2898309" cy="4985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2481409" y="1792627"/>
                                      <a:ext cx="5150313" cy="498574"/>
                                    </a:xfrm>
                                    <a:prstGeom prst="rect">
                                      <a:avLst/>
                                    </a:prstGeom>
                                    <a:noFill/>
                                    <a:ln>
                                      <a:noFill/>
                                    </a:ln>
                                  </wps:spPr>
                                  <wps:txbx>
                                    <w:txbxContent>
                                      <w:p w:rsidR="00000000" w:rsidDel="00000000" w:rsidP="00000000" w:rsidRDefault="00000000" w:rsidRPr="00000000">
                                        <w:pPr>
                                          <w:spacing w:after="0" w:before="0" w:line="215.00000953674316"/>
                                          <w:ind w:left="90" w:right="0" w:firstLine="9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Reportar si los recursos que se tienen son o no suficientes para la atención, o si se deben activar los organismos de socorro externos. </w:t>
                                        </w:r>
                                      </w:p>
                                    </w:txbxContent>
                                  </wps:txbx>
                                  <wps:bodyPr anchorCtr="0" anchor="ctr" bIns="41900" lIns="41900" spcFirstLastPara="1" rIns="41900" wrap="square" tIns="41900">
                                    <a:noAutofit/>
                                  </wps:bodyPr>
                                </wps:wsp>
                                <wps:wsp>
                                  <wps:cNvSpPr/>
                                  <wps:cNvPr id="99" name="Shape 99"/>
                                  <wps:spPr>
                                    <a:xfrm rot="5400000">
                                      <a:off x="3412616" y="3002231"/>
                                      <a:ext cx="523502" cy="595989"/>
                                    </a:xfrm>
                                    <a:prstGeom prst="bentUpArrow">
                                      <a:avLst>
                                        <a:gd fmla="val 32840" name="adj1"/>
                                        <a:gd fmla="val 25000" name="adj2"/>
                                        <a:gd fmla="val 35780" name="adj3"/>
                                      </a:avLst>
                                    </a:prstGeom>
                                    <a:solidFill>
                                      <a:srgbClr val="EAE8EE"/>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2453499" y="2417563"/>
                                      <a:ext cx="1284337" cy="616860"/>
                                    </a:xfrm>
                                    <a:prstGeom prst="roundRect">
                                      <a:avLst>
                                        <a:gd fmla="val 16670" name="adj"/>
                                      </a:avLst>
                                    </a:prstGeom>
                                    <a:solidFill>
                                      <a:srgbClr val="6078A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2483617" y="2447681"/>
                                      <a:ext cx="1224101" cy="55662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PMU- Organismos de ayudas externas </w:t>
                                        </w:r>
                                      </w:p>
                                    </w:txbxContent>
                                  </wps:txbx>
                                  <wps:bodyPr anchorCtr="0" anchor="ctr" bIns="41900" lIns="41900" spcFirstLastPara="1" rIns="41900" wrap="square" tIns="41900">
                                    <a:noAutofit/>
                                  </wps:bodyPr>
                                </wps:wsp>
                                <wps:wsp>
                                  <wps:cNvSpPr/>
                                  <wps:cNvPr id="102" name="Shape 102"/>
                                  <wps:spPr>
                                    <a:xfrm>
                                      <a:off x="3792698" y="2457634"/>
                                      <a:ext cx="3565098" cy="4985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3792698" y="2457634"/>
                                      <a:ext cx="4700670" cy="498574"/>
                                    </a:xfrm>
                                    <a:prstGeom prst="rect">
                                      <a:avLst/>
                                    </a:prstGeom>
                                    <a:noFill/>
                                    <a:ln>
                                      <a:noFill/>
                                    </a:ln>
                                  </wps:spPr>
                                  <wps:txbx>
                                    <w:txbxContent>
                                      <w:p w:rsidR="00000000" w:rsidDel="00000000" w:rsidP="00000000" w:rsidRDefault="00000000" w:rsidRPr="00000000">
                                        <w:pPr>
                                          <w:spacing w:after="0" w:before="0" w:line="215.00000953674316"/>
                                          <w:ind w:left="90" w:right="0" w:firstLine="90"/>
                                          <w:jc w:val="left"/>
                                          <w:textDirection w:val="btLr"/>
                                        </w:pPr>
                                        <w:r w:rsidDel="00000000" w:rsidR="00000000" w:rsidRPr="00000000">
                                          <w:rPr>
                                            <w:rFonts w:ascii="Arial" w:cs="Arial" w:eastAsia="Arial" w:hAnsi="Arial"/>
                                            <w:b w:val="0"/>
                                            <w:i w:val="0"/>
                                            <w:smallCaps w:val="0"/>
                                            <w:strike w:val="0"/>
                                            <w:color w:val="000000"/>
                                            <w:sz w:val="21"/>
                                            <w:vertAlign w:val="baseline"/>
                                          </w:rPr>
                                          <w:t xml:space="preserve">El PMU es el sistema de organismos de ayuda externa, el cual toma las decisiones respecto a si la situación presentada se puede controlar o amerita la activación de bomberos, policía, defensa civil, cruz roja, etc. </w:t>
                                        </w:r>
                                      </w:p>
                                    </w:txbxContent>
                                  </wps:txbx>
                                  <wps:bodyPr anchorCtr="0" anchor="ctr" bIns="41900" lIns="41900" spcFirstLastPara="1" rIns="41900" wrap="square" tIns="41900">
                                    <a:noAutofit/>
                                  </wps:bodyPr>
                                </wps:wsp>
                                <wps:wsp>
                                  <wps:cNvSpPr/>
                                  <wps:cNvPr id="104" name="Shape 104"/>
                                  <wps:spPr>
                                    <a:xfrm>
                                      <a:off x="4094254" y="3060449"/>
                                      <a:ext cx="1438692" cy="616860"/>
                                    </a:xfrm>
                                    <a:prstGeom prst="roundRect">
                                      <a:avLst>
                                        <a:gd fmla="val 16670" name="adj"/>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4124372" y="2988000"/>
                                      <a:ext cx="1378456" cy="71044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Activación de sistemas de alarmas e inicio de evacuación </w:t>
                                        </w:r>
                                      </w:p>
                                    </w:txbxContent>
                                  </wps:txbx>
                                  <wps:bodyPr anchorCtr="0" anchor="ctr" bIns="41900" lIns="41900" spcFirstLastPara="1" rIns="41900" wrap="square" tIns="41900">
                                    <a:noAutofit/>
                                  </wps:bodyPr>
                                </wps:wsp>
                                <wps:wsp>
                                  <wps:cNvSpPr/>
                                  <wps:cNvPr id="106" name="Shape 106"/>
                                  <wps:spPr>
                                    <a:xfrm>
                                      <a:off x="5550470" y="3141359"/>
                                      <a:ext cx="3222054" cy="4985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5441348" y="3016979"/>
                                      <a:ext cx="2606544" cy="736673"/>
                                    </a:xfrm>
                                    <a:prstGeom prst="rect">
                                      <a:avLst/>
                                    </a:prstGeom>
                                    <a:noFill/>
                                    <a:ln>
                                      <a:noFill/>
                                    </a:ln>
                                  </wps:spPr>
                                  <wps:txbx>
                                    <w:txbxContent>
                                      <w:p w:rsidR="00000000" w:rsidDel="00000000" w:rsidP="00000000" w:rsidRDefault="00000000" w:rsidRPr="00000000">
                                        <w:pPr>
                                          <w:spacing w:after="0" w:before="0" w:line="215.00000953674316"/>
                                          <w:ind w:left="90" w:right="0" w:firstLine="9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Activar los organismos de socorro externos implica que el suceso pasó a un estado de emergencia general, por lo que se requiere su suspensión e iniciar procesos de evacuación. Se activa el plan de evacuación, el sistema de alarma y se procede a evacuar el lugar. </w:t>
                                        </w:r>
                                      </w:p>
                                    </w:txbxContent>
                                  </wps:txbx>
                                  <wps:bodyPr anchorCtr="0" anchor="ctr" bIns="41900" lIns="41900" spcFirstLastPara="1" rIns="41900" wrap="square" tIns="419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190500</wp:posOffset>
                      </wp:positionV>
                      <wp:extent cx="8772525" cy="3700145"/>
                      <wp:effectExtent b="0" l="0" r="0" t="0"/>
                      <wp:wrapSquare wrapText="bothSides" distB="0" distT="0" distL="114300" distR="114300"/>
                      <wp:docPr id="460" name="image56.png"/>
                      <a:graphic>
                        <a:graphicData uri="http://schemas.openxmlformats.org/drawingml/2006/picture">
                          <pic:pic>
                            <pic:nvPicPr>
                              <pic:cNvPr id="0" name="image56.png"/>
                              <pic:cNvPicPr preferRelativeResize="0"/>
                            </pic:nvPicPr>
                            <pic:blipFill>
                              <a:blip r:embed="rId44"/>
                              <a:srcRect/>
                              <a:stretch>
                                <a:fillRect/>
                              </a:stretch>
                            </pic:blipFill>
                            <pic:spPr>
                              <a:xfrm>
                                <a:off x="0" y="0"/>
                                <a:ext cx="8772525" cy="3700145"/>
                              </a:xfrm>
                              <a:prstGeom prst="rect"/>
                              <a:ln/>
                            </pic:spPr>
                          </pic:pic>
                        </a:graphicData>
                      </a:graphic>
                    </wp:anchor>
                  </w:drawing>
                </mc:Fallback>
              </mc:AlternateContent>
            </w:r>
          </w:p>
          <w:p w:rsidR="00000000" w:rsidDel="00000000" w:rsidP="00000000" w:rsidRDefault="00000000" w:rsidRPr="00000000" w14:paraId="000001E2">
            <w:pPr>
              <w:widowControl w:val="0"/>
              <w:spacing w:line="240" w:lineRule="auto"/>
              <w:rPr/>
            </w:pPr>
            <w:r w:rsidDel="00000000" w:rsidR="00000000" w:rsidRPr="00000000">
              <w:rPr>
                <w:rtl w:val="0"/>
              </w:rPr>
              <w:t xml:space="preserve">Fuente: elaboración propia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4">
            <w:pPr>
              <w:widowControl w:val="0"/>
              <w:spacing w:line="240" w:lineRule="auto"/>
              <w:rPr>
                <w:b w:val="1"/>
              </w:rPr>
            </w:pPr>
            <w:r w:rsidDel="00000000" w:rsidR="00000000" w:rsidRPr="00000000">
              <w:rPr>
                <w:b w:val="1"/>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1E5">
            <w:pPr>
              <w:spacing w:line="240" w:lineRule="auto"/>
              <w:jc w:val="both"/>
              <w:rPr>
                <w:b w:val="1"/>
              </w:rPr>
            </w:pPr>
            <w:r w:rsidDel="00000000" w:rsidR="00000000" w:rsidRPr="00000000">
              <w:rPr>
                <w:b w:val="1"/>
                <w:rtl w:val="0"/>
              </w:rPr>
              <w:t xml:space="preserve">Imagen: </w:t>
            </w:r>
            <w:hyperlink r:id="rId45">
              <w:r w:rsidDel="00000000" w:rsidR="00000000" w:rsidRPr="00000000">
                <w:rPr>
                  <w:b w:val="1"/>
                  <w:color w:val="000000"/>
                  <w:rtl w:val="0"/>
                </w:rPr>
                <w:t xml:space="preserve">623800_CF15_i2</w:t>
              </w:r>
            </w:hyperlink>
            <w:r w:rsidDel="00000000" w:rsidR="00000000" w:rsidRPr="00000000">
              <w:rPr>
                <w:b w:val="1"/>
                <w:color w:val="000000"/>
                <w:rtl w:val="0"/>
              </w:rPr>
              <w:t xml:space="preserve">4</w:t>
            </w:r>
            <w:r w:rsidDel="00000000" w:rsidR="00000000" w:rsidRPr="00000000">
              <w:rPr>
                <w:rtl w:val="0"/>
              </w:rPr>
            </w:r>
          </w:p>
        </w:tc>
      </w:tr>
    </w:tbl>
    <w:p w:rsidR="00000000" w:rsidDel="00000000" w:rsidP="00000000" w:rsidRDefault="00000000" w:rsidRPr="00000000" w14:paraId="000001E6">
      <w:pPr>
        <w:spacing w:after="120" w:lineRule="auto"/>
        <w:jc w:val="both"/>
        <w:rPr/>
      </w:pPr>
      <w:r w:rsidDel="00000000" w:rsidR="00000000" w:rsidRPr="00000000">
        <w:rPr>
          <w:rtl w:val="0"/>
        </w:rPr>
      </w:r>
    </w:p>
    <w:p w:rsidR="00000000" w:rsidDel="00000000" w:rsidP="00000000" w:rsidRDefault="00000000" w:rsidRPr="00000000" w14:paraId="000001E7">
      <w:pPr>
        <w:spacing w:after="120" w:lineRule="auto"/>
        <w:jc w:val="both"/>
        <w:rPr/>
      </w:pPr>
      <w:r w:rsidDel="00000000" w:rsidR="00000000" w:rsidRPr="00000000">
        <w:rPr>
          <w:rtl w:val="0"/>
        </w:rPr>
      </w:r>
    </w:p>
    <w:tbl>
      <w:tblPr>
        <w:tblStyle w:val="Table2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E8">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1E9">
            <w:pPr>
              <w:spacing w:after="120" w:line="240" w:lineRule="auto"/>
              <w:rPr>
                <w:highlight w:val="white"/>
              </w:rPr>
            </w:pPr>
            <w:r w:rsidDel="00000000" w:rsidR="00000000" w:rsidRPr="00000000">
              <w:rPr>
                <w:rtl w:val="0"/>
              </w:rPr>
              <w:t xml:space="preserve">En conclusión, las fases para activar los planes de emergencia y contingencia son: </w:t>
            </w:r>
            <w:r w:rsidDel="00000000" w:rsidR="00000000" w:rsidRPr="00000000">
              <w:rPr>
                <w:rtl w:val="0"/>
              </w:rPr>
            </w:r>
          </w:p>
        </w:tc>
      </w:tr>
    </w:tbl>
    <w:p w:rsidR="00000000" w:rsidDel="00000000" w:rsidP="00000000" w:rsidRDefault="00000000" w:rsidRPr="00000000" w14:paraId="000001EA">
      <w:pPr>
        <w:spacing w:after="120" w:lineRule="auto"/>
        <w:jc w:val="both"/>
        <w:rPr/>
      </w:pPr>
      <w:r w:rsidDel="00000000" w:rsidR="00000000" w:rsidRPr="00000000">
        <w:rPr>
          <w:rtl w:val="0"/>
        </w:rPr>
      </w:r>
    </w:p>
    <w:tbl>
      <w:tblPr>
        <w:tblStyle w:val="Table2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EB">
            <w:pPr>
              <w:widowControl w:val="0"/>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EC">
            <w:pPr>
              <w:pStyle w:val="Title"/>
              <w:spacing w:line="240" w:lineRule="auto"/>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D">
            <w:pPr>
              <w:numPr>
                <w:ilvl w:val="0"/>
                <w:numId w:val="8"/>
              </w:numPr>
              <w:spacing w:line="240" w:lineRule="auto"/>
              <w:ind w:left="720" w:hanging="360"/>
              <w:rPr>
                <w:color w:val="000000"/>
              </w:rPr>
            </w:pPr>
            <w:r w:rsidDel="00000000" w:rsidR="00000000" w:rsidRPr="00000000">
              <w:rPr>
                <w:color w:val="000000"/>
                <w:rtl w:val="0"/>
              </w:rPr>
              <w:t xml:space="preserve">Identificar la situación, suceso o riesgo que </w:t>
            </w:r>
            <w:r w:rsidDel="00000000" w:rsidR="00000000" w:rsidRPr="00000000">
              <w:rPr>
                <w:rtl w:val="0"/>
              </w:rPr>
              <w:t xml:space="preserve">esté a</w:t>
            </w:r>
            <w:r w:rsidDel="00000000" w:rsidR="00000000" w:rsidRPr="00000000">
              <w:rPr>
                <w:color w:val="000000"/>
                <w:rtl w:val="0"/>
              </w:rPr>
              <w:t xml:space="preserve"> punto de presentarse o que ya se </w:t>
            </w:r>
            <w:r w:rsidDel="00000000" w:rsidR="00000000" w:rsidRPr="00000000">
              <w:rPr>
                <w:rtl w:val="0"/>
              </w:rPr>
              <w:t xml:space="preserve">materializó</w:t>
            </w:r>
            <w:r w:rsidDel="00000000" w:rsidR="00000000" w:rsidRPr="00000000">
              <w:rPr>
                <w:color w:val="000000"/>
                <w:rtl w:val="0"/>
              </w:rPr>
              <w:t xml:space="preserve">. </w:t>
            </w:r>
          </w:p>
          <w:p w:rsidR="00000000" w:rsidDel="00000000" w:rsidP="00000000" w:rsidRDefault="00000000" w:rsidRPr="00000000" w14:paraId="000001EE">
            <w:pPr>
              <w:numPr>
                <w:ilvl w:val="0"/>
                <w:numId w:val="8"/>
              </w:numPr>
              <w:spacing w:line="240" w:lineRule="auto"/>
              <w:ind w:left="720" w:hanging="360"/>
              <w:rPr>
                <w:color w:val="000000"/>
              </w:rPr>
            </w:pPr>
            <w:r w:rsidDel="00000000" w:rsidR="00000000" w:rsidRPr="00000000">
              <w:rPr>
                <w:color w:val="000000"/>
                <w:rtl w:val="0"/>
              </w:rPr>
              <w:t xml:space="preserve">Activar el sistema de alerta establecido para disponer los protocolos y recursos necesarios.</w:t>
            </w:r>
          </w:p>
          <w:p w:rsidR="00000000" w:rsidDel="00000000" w:rsidP="00000000" w:rsidRDefault="00000000" w:rsidRPr="00000000" w14:paraId="000001EF">
            <w:pPr>
              <w:numPr>
                <w:ilvl w:val="0"/>
                <w:numId w:val="8"/>
              </w:numPr>
              <w:spacing w:line="240" w:lineRule="auto"/>
              <w:ind w:left="720" w:hanging="360"/>
              <w:rPr>
                <w:color w:val="000000"/>
              </w:rPr>
            </w:pPr>
            <w:r w:rsidDel="00000000" w:rsidR="00000000" w:rsidRPr="00000000">
              <w:rPr>
                <w:color w:val="000000"/>
                <w:rtl w:val="0"/>
              </w:rPr>
              <w:t xml:space="preserve">Activar los sistemas de alarma sonoros y visuales según la codificación establecida.</w:t>
            </w:r>
          </w:p>
          <w:p w:rsidR="00000000" w:rsidDel="00000000" w:rsidP="00000000" w:rsidRDefault="00000000" w:rsidRPr="00000000" w14:paraId="000001F0">
            <w:pPr>
              <w:numPr>
                <w:ilvl w:val="0"/>
                <w:numId w:val="8"/>
              </w:numPr>
              <w:spacing w:line="240" w:lineRule="auto"/>
              <w:ind w:left="720" w:hanging="360"/>
              <w:rPr>
                <w:color w:val="000000"/>
              </w:rPr>
            </w:pPr>
            <w:r w:rsidDel="00000000" w:rsidR="00000000" w:rsidRPr="00000000">
              <w:rPr>
                <w:color w:val="000000"/>
                <w:rtl w:val="0"/>
              </w:rPr>
              <w:t xml:space="preserve">Ejecutar la cadena de llamadas de acuerdo con la organización jerárquica para la atención de emergencias. </w:t>
            </w:r>
          </w:p>
          <w:p w:rsidR="00000000" w:rsidDel="00000000" w:rsidP="00000000" w:rsidRDefault="00000000" w:rsidRPr="00000000" w14:paraId="000001F1">
            <w:pPr>
              <w:numPr>
                <w:ilvl w:val="0"/>
                <w:numId w:val="8"/>
              </w:numPr>
              <w:spacing w:line="240" w:lineRule="auto"/>
              <w:ind w:left="720" w:hanging="360"/>
              <w:rPr>
                <w:color w:val="000000"/>
              </w:rPr>
            </w:pPr>
            <w:r w:rsidDel="00000000" w:rsidR="00000000" w:rsidRPr="00000000">
              <w:rPr>
                <w:color w:val="000000"/>
                <w:rtl w:val="0"/>
              </w:rPr>
              <w:t xml:space="preserve">Coordinar las labores entre los diferentes planes operativos.</w:t>
            </w:r>
          </w:p>
          <w:p w:rsidR="00000000" w:rsidDel="00000000" w:rsidP="00000000" w:rsidRDefault="00000000" w:rsidRPr="00000000" w14:paraId="000001F2">
            <w:pPr>
              <w:numPr>
                <w:ilvl w:val="0"/>
                <w:numId w:val="8"/>
              </w:numPr>
              <w:spacing w:after="120" w:line="240" w:lineRule="auto"/>
              <w:ind w:left="720" w:hanging="360"/>
              <w:rPr>
                <w:color w:val="000000"/>
              </w:rPr>
            </w:pPr>
            <w:r w:rsidDel="00000000" w:rsidR="00000000" w:rsidRPr="00000000">
              <w:rPr>
                <w:color w:val="000000"/>
                <w:rtl w:val="0"/>
              </w:rPr>
              <w:t xml:space="preserve">Desactivar el plan de emergencias: una vez el evento sea controlado, se debe evaluar y concluir las acciones tomadas y las lecciones aprendidas de la o las situaciones, con la intención de mejorar en futuras organizaciones. </w:t>
            </w:r>
          </w:p>
        </w:tc>
      </w:tr>
    </w:tbl>
    <w:p w:rsidR="00000000" w:rsidDel="00000000" w:rsidP="00000000" w:rsidRDefault="00000000" w:rsidRPr="00000000" w14:paraId="000001F4">
      <w:pPr>
        <w:spacing w:after="120" w:lineRule="auto"/>
        <w:jc w:val="both"/>
        <w:rPr/>
      </w:pPr>
      <w:r w:rsidDel="00000000" w:rsidR="00000000" w:rsidRPr="00000000">
        <w:rPr>
          <w:rtl w:val="0"/>
        </w:rPr>
      </w:r>
    </w:p>
    <w:p w:rsidR="00000000" w:rsidDel="00000000" w:rsidP="00000000" w:rsidRDefault="00000000" w:rsidRPr="00000000" w14:paraId="000001F5">
      <w:pPr>
        <w:numPr>
          <w:ilvl w:val="0"/>
          <w:numId w:val="5"/>
        </w:numPr>
        <w:spacing w:line="240" w:lineRule="auto"/>
        <w:ind w:left="426" w:hanging="360"/>
        <w:jc w:val="both"/>
        <w:rPr>
          <w:b w:val="1"/>
        </w:rPr>
      </w:pPr>
      <w:bookmarkStart w:colFirst="0" w:colLast="0" w:name="_heading=h.5gksbafdkoyh" w:id="11"/>
      <w:bookmarkEnd w:id="11"/>
      <w:r w:rsidDel="00000000" w:rsidR="00000000" w:rsidRPr="00000000">
        <w:rPr>
          <w:b w:val="1"/>
          <w:highlight w:val="white"/>
          <w:rtl w:val="0"/>
        </w:rPr>
        <w:t xml:space="preserve">Protocolo de activación del plan de emergencias y contingencias</w:t>
      </w:r>
      <w:r w:rsidDel="00000000" w:rsidR="00000000" w:rsidRPr="00000000">
        <w:rPr>
          <w:b w:val="1"/>
          <w:rtl w:val="0"/>
        </w:rPr>
        <w:t xml:space="preserve"> </w:t>
      </w:r>
    </w:p>
    <w:p w:rsidR="00000000" w:rsidDel="00000000" w:rsidP="00000000" w:rsidRDefault="00000000" w:rsidRPr="00000000" w14:paraId="000001F6">
      <w:pPr>
        <w:spacing w:line="240" w:lineRule="auto"/>
        <w:ind w:left="426" w:firstLine="0"/>
        <w:jc w:val="both"/>
        <w:rPr>
          <w:b w:val="1"/>
        </w:rPr>
      </w:pPr>
      <w:r w:rsidDel="00000000" w:rsidR="00000000" w:rsidRPr="00000000">
        <w:rPr>
          <w:rtl w:val="0"/>
        </w:rPr>
      </w:r>
    </w:p>
    <w:tbl>
      <w:tblPr>
        <w:tblStyle w:val="Table2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F7">
            <w:pPr>
              <w:keepNext w:val="1"/>
              <w:keepLines w:val="1"/>
              <w:spacing w:after="120" w:before="400" w:line="240" w:lineRule="auto"/>
              <w:jc w:val="center"/>
              <w:rPr/>
            </w:pPr>
            <w:bookmarkStart w:colFirst="0" w:colLast="0" w:name="_heading=h.2mvl8y06fek" w:id="12"/>
            <w:bookmarkEnd w:id="12"/>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1F8">
            <w:pPr>
              <w:spacing w:after="120" w:line="240" w:lineRule="auto"/>
              <w:rPr/>
            </w:pPr>
            <w:r w:rsidDel="00000000" w:rsidR="00000000" w:rsidRPr="00000000">
              <w:rPr>
                <w:rtl w:val="0"/>
              </w:rPr>
              <w:t xml:space="preserve">Los planes de emergencia se deben activar teniendo en cuenta el orden jerárquico establecido en la organización del evento, es decir, la manera como se va a orientar la comunicación para la toma de decisiones. Por lo general, se designa esta responsabilidad al puesto de mando unificado, ya que allí estará la máxima autoridad del evento; por lo tanto, este grupo deberá garantizar que las acciones y la activación de cada uno de los planes sean las adecuadas para la situación que se presenta y que, por consiguiente, </w:t>
            </w:r>
            <w:r w:rsidDel="00000000" w:rsidR="00000000" w:rsidRPr="00000000">
              <w:rPr>
                <w:rtl w:val="0"/>
              </w:rPr>
              <w:t xml:space="preserve">permita</w:t>
            </w:r>
            <w:r w:rsidDel="00000000" w:rsidR="00000000" w:rsidRPr="00000000">
              <w:rPr>
                <w:rtl w:val="0"/>
              </w:rPr>
              <w:t xml:space="preserve"> el control oportuno, con el fin de que no pase de un conato de emergencia (una emergencia que puede prevenirse) a una emergencia general. </w:t>
            </w:r>
          </w:p>
          <w:p w:rsidR="00000000" w:rsidDel="00000000" w:rsidP="00000000" w:rsidRDefault="00000000" w:rsidRPr="00000000" w14:paraId="000001F9">
            <w:pPr>
              <w:spacing w:after="120" w:line="240" w:lineRule="auto"/>
              <w:rPr/>
            </w:pPr>
            <w:r w:rsidDel="00000000" w:rsidR="00000000" w:rsidRPr="00000000">
              <w:rPr>
                <w:rtl w:val="0"/>
              </w:rPr>
              <w:t xml:space="preserve">Si bien es cierto que el instinto de supervivencia en una situación inesperada hace que como humanos </w:t>
            </w:r>
            <w:r w:rsidDel="00000000" w:rsidR="00000000" w:rsidRPr="00000000">
              <w:rPr>
                <w:rtl w:val="0"/>
              </w:rPr>
              <w:t xml:space="preserve">adoptemos</w:t>
            </w:r>
            <w:r w:rsidDel="00000000" w:rsidR="00000000" w:rsidRPr="00000000">
              <w:rPr>
                <w:rtl w:val="0"/>
              </w:rPr>
              <w:t xml:space="preserve"> comportamientos que pueden agravar la situación inicial, también es cierto que es posible actuar de forma positiva si vemos la situación controlada y manejada de manera correcta, porque eso proporciona una sensación de tranquilidad y contribuye a evitar estampidas y pánico generalizado. Ahí es donde se evidencia la importancia de activar el estado de precaución: todos y cada uno de los encargados del comité de emergencia, desde antes de iniciar el evento, deben apropiarse de su rol y conocer claramente cada uno de los planes a los que pertenece y debe apoyar. </w:t>
            </w:r>
          </w:p>
        </w:tc>
      </w:tr>
    </w:tbl>
    <w:p w:rsidR="00000000" w:rsidDel="00000000" w:rsidP="00000000" w:rsidRDefault="00000000" w:rsidRPr="00000000" w14:paraId="000001FA">
      <w:pPr>
        <w:spacing w:line="240" w:lineRule="auto"/>
        <w:rPr/>
      </w:pPr>
      <w:r w:rsidDel="00000000" w:rsidR="00000000" w:rsidRPr="00000000">
        <w:rPr>
          <w:rtl w:val="0"/>
        </w:rPr>
      </w:r>
    </w:p>
    <w:p w:rsidR="00000000" w:rsidDel="00000000" w:rsidP="00000000" w:rsidRDefault="00000000" w:rsidRPr="00000000" w14:paraId="000001FB">
      <w:pPr>
        <w:tabs>
          <w:tab w:val="left" w:pos="7335"/>
        </w:tabs>
        <w:rPr>
          <w:b w:val="1"/>
        </w:rPr>
      </w:pPr>
      <w:r w:rsidDel="00000000" w:rsidR="00000000" w:rsidRPr="00000000">
        <w:rPr>
          <w:b w:val="1"/>
          <w:rtl w:val="0"/>
        </w:rPr>
        <w:tab/>
      </w:r>
    </w:p>
    <w:tbl>
      <w:tblPr>
        <w:tblStyle w:val="Table2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4093"/>
        <w:gridCol w:w="9319"/>
        <w:tblGridChange w:id="0">
          <w:tblGrid>
            <w:gridCol w:w="4093"/>
            <w:gridCol w:w="931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FC">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FD">
            <w:pPr>
              <w:pStyle w:val="Title"/>
              <w:widowControl w:val="0"/>
              <w:spacing w:line="240" w:lineRule="auto"/>
              <w:jc w:val="center"/>
              <w:rPr>
                <w:sz w:val="22"/>
                <w:szCs w:val="22"/>
              </w:rPr>
            </w:pPr>
            <w:r w:rsidDel="00000000" w:rsidR="00000000" w:rsidRPr="00000000">
              <w:rPr>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E">
            <w:pPr>
              <w:widowControl w:val="0"/>
              <w:spacing w:line="240" w:lineRule="auto"/>
              <w:rPr>
                <w:b w:val="1"/>
                <w:highlight w:val="yellow"/>
              </w:rPr>
            </w:pPr>
            <w:r w:rsidDel="00000000" w:rsidR="00000000" w:rsidRPr="00000000">
              <w:rPr>
                <w:b w:val="1"/>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F">
            <w:pPr>
              <w:widowControl w:val="0"/>
              <w:spacing w:line="240" w:lineRule="auto"/>
              <w:rPr/>
            </w:pPr>
            <w:r w:rsidDel="00000000" w:rsidR="00000000" w:rsidRPr="00000000">
              <w:rPr>
                <w:rtl w:val="0"/>
              </w:rPr>
              <w:t xml:space="preserve">Teniendo en cuenta esta contextualización, cada uno de los planes anexos al plan de emergencia se evalúa previamente con el desarrollo de las prácticas de simulacros; por ello, desde que se organiza un evento con asistencia de público, es responsabilidad del organizador establecer el protocolo para activar cada uno de los planes con su respectivo responsable y las guías de actuación definidas (Figura 2).</w:t>
            </w:r>
          </w:p>
          <w:p w:rsidR="00000000" w:rsidDel="00000000" w:rsidP="00000000" w:rsidRDefault="00000000" w:rsidRPr="00000000" w14:paraId="00000200">
            <w:pPr>
              <w:widowControl w:val="0"/>
              <w:spacing w:line="240" w:lineRule="auto"/>
              <w:rPr/>
            </w:pPr>
            <w:r w:rsidDel="00000000" w:rsidR="00000000" w:rsidRPr="00000000">
              <w:rPr>
                <w:rtl w:val="0"/>
              </w:rPr>
            </w:r>
          </w:p>
          <w:p w:rsidR="00000000" w:rsidDel="00000000" w:rsidP="00000000" w:rsidRDefault="00000000" w:rsidRPr="00000000" w14:paraId="00000201">
            <w:pPr>
              <w:widowControl w:val="0"/>
              <w:spacing w:line="240" w:lineRule="auto"/>
              <w:rPr>
                <w:b w:val="1"/>
              </w:rPr>
            </w:pPr>
            <w:r w:rsidDel="00000000" w:rsidR="00000000" w:rsidRPr="00000000">
              <w:rPr>
                <w:b w:val="1"/>
                <w:rtl w:val="0"/>
              </w:rPr>
              <w:t xml:space="preserve">Figura 2</w:t>
            </w:r>
          </w:p>
          <w:p w:rsidR="00000000" w:rsidDel="00000000" w:rsidP="00000000" w:rsidRDefault="00000000" w:rsidRPr="00000000" w14:paraId="00000202">
            <w:pPr>
              <w:widowControl w:val="0"/>
              <w:spacing w:line="240" w:lineRule="auto"/>
              <w:rPr>
                <w:i w:val="1"/>
              </w:rPr>
            </w:pPr>
            <w:r w:rsidDel="00000000" w:rsidR="00000000" w:rsidRPr="00000000">
              <w:rPr>
                <w:i w:val="1"/>
                <w:rtl w:val="0"/>
              </w:rPr>
              <w:t xml:space="preserve">Componentes de un plan general de emergencias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3">
            <w:pPr>
              <w:widowControl w:val="0"/>
              <w:spacing w:line="240" w:lineRule="auto"/>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0</wp:posOffset>
                      </wp:positionV>
                      <wp:extent cx="5443902" cy="3017895"/>
                      <wp:effectExtent b="0" l="0" r="0" t="0"/>
                      <wp:wrapSquare wrapText="bothSides" distB="0" distT="0" distL="114300" distR="114300"/>
                      <wp:docPr id="455" name=""/>
                      <a:graphic>
                        <a:graphicData uri="http://schemas.microsoft.com/office/word/2010/wordprocessingGroup">
                          <wpg:wgp>
                            <wpg:cNvGrpSpPr/>
                            <wpg:grpSpPr>
                              <a:xfrm>
                                <a:off x="1797925" y="1813400"/>
                                <a:ext cx="5443902" cy="3017895"/>
                                <a:chOff x="1797925" y="1813400"/>
                                <a:chExt cx="7096150" cy="3933200"/>
                              </a:xfrm>
                            </wpg:grpSpPr>
                            <wpg:grpSp>
                              <wpg:cNvGrpSpPr/>
                              <wpg:grpSpPr>
                                <a:xfrm>
                                  <a:off x="1797938" y="1813405"/>
                                  <a:ext cx="7096125" cy="3933190"/>
                                  <a:chOff x="0" y="0"/>
                                  <a:chExt cx="7096125" cy="4010025"/>
                                </a:xfrm>
                              </wpg:grpSpPr>
                              <wps:wsp>
                                <wps:cNvSpPr/>
                                <wps:cNvPr id="5" name="Shape 5"/>
                                <wps:spPr>
                                  <a:xfrm>
                                    <a:off x="0" y="0"/>
                                    <a:ext cx="7096125" cy="4010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7096125" cy="4010025"/>
                                    <a:chOff x="0" y="0"/>
                                    <a:chExt cx="7096125" cy="4010025"/>
                                  </a:xfrm>
                                </wpg:grpSpPr>
                                <wps:wsp>
                                  <wps:cNvSpPr/>
                                  <wps:cNvPr id="7" name="Shape 7"/>
                                  <wps:spPr>
                                    <a:xfrm>
                                      <a:off x="0" y="0"/>
                                      <a:ext cx="7096125" cy="4010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404380" y="958252"/>
                                      <a:ext cx="2263471" cy="2263471"/>
                                    </a:xfrm>
                                    <a:prstGeom prst="ellipse">
                                      <a:avLst/>
                                    </a:prstGeom>
                                    <a:solidFill>
                                      <a:schemeClr val="accent4">
                                        <a:alpha val="49411"/>
                                      </a:schemeClr>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735858" y="1289730"/>
                                      <a:ext cx="1600515" cy="160051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Plan de emergencias y contingencias </w:t>
                                        </w:r>
                                      </w:p>
                                    </w:txbxContent>
                                  </wps:txbx>
                                  <wps:bodyPr anchorCtr="0" anchor="ctr" bIns="22850" lIns="22850" spcFirstLastPara="1" rIns="22850" wrap="square" tIns="22850">
                                    <a:noAutofit/>
                                  </wps:bodyPr>
                                </wps:wsp>
                                <wps:wsp>
                                  <wps:cNvSpPr/>
                                  <wps:cNvPr id="10" name="Shape 10"/>
                                  <wps:spPr>
                                    <a:xfrm>
                                      <a:off x="2982194" y="37301"/>
                                      <a:ext cx="1131735" cy="1131735"/>
                                    </a:xfrm>
                                    <a:prstGeom prst="ellipse">
                                      <a:avLst/>
                                    </a:prstGeom>
                                    <a:solidFill>
                                      <a:srgbClr val="7260A6">
                                        <a:alpha val="49411"/>
                                      </a:srgbClr>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3147933" y="203040"/>
                                      <a:ext cx="800257" cy="80025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Plan de primeros auxilios: recursos para la atención prehospitalaria. </w:t>
                                        </w:r>
                                      </w:p>
                                    </w:txbxContent>
                                  </wps:txbx>
                                  <wps:bodyPr anchorCtr="0" anchor="ctr" bIns="10150" lIns="10150" spcFirstLastPara="1" rIns="10150" wrap="square" tIns="10150">
                                    <a:noAutofit/>
                                  </wps:bodyPr>
                                </wps:wsp>
                                <wps:wsp>
                                  <wps:cNvSpPr/>
                                  <wps:cNvPr id="12" name="Shape 12"/>
                                  <wps:spPr>
                                    <a:xfrm>
                                      <a:off x="4135296" y="592606"/>
                                      <a:ext cx="1131735" cy="1131735"/>
                                    </a:xfrm>
                                    <a:prstGeom prst="ellipse">
                                      <a:avLst/>
                                    </a:prstGeom>
                                    <a:solidFill>
                                      <a:srgbClr val="635CAC">
                                        <a:alpha val="49411"/>
                                      </a:srgbClr>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4218973" y="710546"/>
                                      <a:ext cx="997795" cy="8967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Plan de seguridad: medidas de control de aforo e ingreso de elementos peligrosos o prohibidos - Apoyado por la Policía Nacional. </w:t>
                                        </w:r>
                                      </w:p>
                                    </w:txbxContent>
                                  </wps:txbx>
                                  <wps:bodyPr anchorCtr="0" anchor="ctr" bIns="10150" lIns="10150" spcFirstLastPara="1" rIns="10150" wrap="square" tIns="10150">
                                    <a:noAutofit/>
                                  </wps:bodyPr>
                                </wps:wsp>
                                <wps:wsp>
                                  <wps:cNvSpPr/>
                                  <wps:cNvPr id="14" name="Shape 14"/>
                                  <wps:spPr>
                                    <a:xfrm>
                                      <a:off x="4420088" y="1840363"/>
                                      <a:ext cx="1131735" cy="1131735"/>
                                    </a:xfrm>
                                    <a:prstGeom prst="ellipse">
                                      <a:avLst/>
                                    </a:prstGeom>
                                    <a:solidFill>
                                      <a:srgbClr val="585EB1">
                                        <a:alpha val="49411"/>
                                      </a:srgbClr>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4420088" y="1832829"/>
                                      <a:ext cx="1158480" cy="110681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Plan de manejo de incendios: disponer de medios detectores de humo, mecanismos de extinción y apoyo del cuerpo de bomberos.  </w:t>
                                        </w:r>
                                      </w:p>
                                    </w:txbxContent>
                                  </wps:txbx>
                                  <wps:bodyPr anchorCtr="0" anchor="ctr" bIns="10150" lIns="10150" spcFirstLastPara="1" rIns="10150" wrap="square" tIns="10150">
                                    <a:noAutofit/>
                                  </wps:bodyPr>
                                </wps:wsp>
                                <wps:wsp>
                                  <wps:cNvSpPr/>
                                  <wps:cNvPr id="16" name="Shape 16"/>
                                  <wps:spPr>
                                    <a:xfrm>
                                      <a:off x="3622117" y="2840987"/>
                                      <a:ext cx="1131735" cy="1131735"/>
                                    </a:xfrm>
                                    <a:prstGeom prst="ellipse">
                                      <a:avLst/>
                                    </a:prstGeom>
                                    <a:solidFill>
                                      <a:srgbClr val="546CB6">
                                        <a:alpha val="49411"/>
                                      </a:srgbClr>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3565118" y="2923077"/>
                                      <a:ext cx="1346851" cy="96599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Plan de atención a personas con discapacidad, adultos mayores y niños: lugar seguro que debe estar alejado del sitio del evento, y que deber ser fácilmente identificable. </w:t>
                                        </w:r>
                                      </w:p>
                                    </w:txbxContent>
                                  </wps:txbx>
                                  <wps:bodyPr anchorCtr="0" anchor="ctr" bIns="10150" lIns="10150" spcFirstLastPara="1" rIns="10150" wrap="square" tIns="10150">
                                    <a:noAutofit/>
                                  </wps:bodyPr>
                                </wps:wsp>
                                <wps:wsp>
                                  <wps:cNvSpPr/>
                                  <wps:cNvPr id="18" name="Shape 18"/>
                                  <wps:spPr>
                                    <a:xfrm>
                                      <a:off x="2342271" y="2840987"/>
                                      <a:ext cx="1131735" cy="1131735"/>
                                    </a:xfrm>
                                    <a:prstGeom prst="ellipse">
                                      <a:avLst/>
                                    </a:prstGeom>
                                    <a:solidFill>
                                      <a:srgbClr val="517EBB">
                                        <a:alpha val="49411"/>
                                      </a:srgbClr>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2425949" y="2899171"/>
                                      <a:ext cx="956159" cy="109205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Plan de manejo de tránsito: cuando el evento puede llegar a entorpecer el flujo vial de un lugar, y coordinar con el organismo de tránsito encargado.  </w:t>
                                        </w:r>
                                      </w:p>
                                    </w:txbxContent>
                                  </wps:txbx>
                                  <wps:bodyPr anchorCtr="0" anchor="ctr" bIns="10150" lIns="10150" spcFirstLastPara="1" rIns="10150" wrap="square" tIns="10150">
                                    <a:noAutofit/>
                                  </wps:bodyPr>
                                </wps:wsp>
                                <wps:wsp>
                                  <wps:cNvSpPr/>
                                  <wps:cNvPr id="20" name="Shape 20"/>
                                  <wps:spPr>
                                    <a:xfrm>
                                      <a:off x="1544300" y="1840363"/>
                                      <a:ext cx="1131735" cy="1131735"/>
                                    </a:xfrm>
                                    <a:prstGeom prst="ellipse">
                                      <a:avLst/>
                                    </a:prstGeom>
                                    <a:solidFill>
                                      <a:srgbClr val="4D92C0">
                                        <a:alpha val="49411"/>
                                      </a:srgbClr>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1641231" y="1893350"/>
                                      <a:ext cx="921819" cy="102972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Plan de evacuación: se debe garantizar la señalización, vías de evacuación despejadas y puertas o salidas de emergencia libres.  </w:t>
                                        </w:r>
                                      </w:p>
                                    </w:txbxContent>
                                  </wps:txbx>
                                  <wps:bodyPr anchorCtr="0" anchor="ctr" bIns="10150" lIns="10150" spcFirstLastPara="1" rIns="10150" wrap="square" tIns="10150">
                                    <a:noAutofit/>
                                  </wps:bodyPr>
                                </wps:wsp>
                                <wps:wsp>
                                  <wps:cNvSpPr/>
                                  <wps:cNvPr id="22" name="Shape 22"/>
                                  <wps:spPr>
                                    <a:xfrm>
                                      <a:off x="1829093" y="592606"/>
                                      <a:ext cx="1131735" cy="1131735"/>
                                    </a:xfrm>
                                    <a:prstGeom prst="ellipse">
                                      <a:avLst/>
                                    </a:prstGeom>
                                    <a:solidFill>
                                      <a:srgbClr val="4AA9C5">
                                        <a:alpha val="49411"/>
                                      </a:srgbClr>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817077" y="741031"/>
                                      <a:ext cx="1118689" cy="92628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Plan de comunicación: designar la información que se va a comunicar de interés público, y que solo podrá ser manejada por el responsable de este plan.  </w:t>
                                        </w:r>
                                      </w:p>
                                    </w:txbxContent>
                                  </wps:txbx>
                                  <wps:bodyPr anchorCtr="0" anchor="ctr" bIns="10150" lIns="10150" spcFirstLastPara="1" rIns="10150" wrap="square" tIns="1015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0</wp:posOffset>
                      </wp:positionV>
                      <wp:extent cx="5443902" cy="3017895"/>
                      <wp:effectExtent b="0" l="0" r="0" t="0"/>
                      <wp:wrapSquare wrapText="bothSides" distB="0" distT="0" distL="114300" distR="114300"/>
                      <wp:docPr id="455" name="image42.png"/>
                      <a:graphic>
                        <a:graphicData uri="http://schemas.openxmlformats.org/drawingml/2006/picture">
                          <pic:pic>
                            <pic:nvPicPr>
                              <pic:cNvPr id="0" name="image42.png"/>
                              <pic:cNvPicPr preferRelativeResize="0"/>
                            </pic:nvPicPr>
                            <pic:blipFill>
                              <a:blip r:embed="rId46"/>
                              <a:srcRect/>
                              <a:stretch>
                                <a:fillRect/>
                              </a:stretch>
                            </pic:blipFill>
                            <pic:spPr>
                              <a:xfrm>
                                <a:off x="0" y="0"/>
                                <a:ext cx="5443902" cy="3017895"/>
                              </a:xfrm>
                              <a:prstGeom prst="rect"/>
                              <a:ln/>
                            </pic:spPr>
                          </pic:pic>
                        </a:graphicData>
                      </a:graphic>
                    </wp:anchor>
                  </w:drawing>
                </mc:Fallback>
              </mc:AlternateContent>
            </w:r>
          </w:p>
          <w:p w:rsidR="00000000" w:rsidDel="00000000" w:rsidP="00000000" w:rsidRDefault="00000000" w:rsidRPr="00000000" w14:paraId="00000204">
            <w:pPr>
              <w:widowControl w:val="0"/>
              <w:spacing w:line="240" w:lineRule="auto"/>
              <w:jc w:val="center"/>
              <w:rPr/>
            </w:pPr>
            <w:r w:rsidDel="00000000" w:rsidR="00000000" w:rsidRPr="00000000">
              <w:rPr>
                <w:rtl w:val="0"/>
              </w:rPr>
            </w:r>
          </w:p>
          <w:p w:rsidR="00000000" w:rsidDel="00000000" w:rsidP="00000000" w:rsidRDefault="00000000" w:rsidRPr="00000000" w14:paraId="00000205">
            <w:pPr>
              <w:widowControl w:val="0"/>
              <w:spacing w:line="240" w:lineRule="auto"/>
              <w:rPr/>
            </w:pPr>
            <w:r w:rsidDel="00000000" w:rsidR="00000000" w:rsidRPr="00000000">
              <w:rPr>
                <w:rtl w:val="0"/>
              </w:rPr>
            </w:r>
          </w:p>
          <w:p w:rsidR="00000000" w:rsidDel="00000000" w:rsidP="00000000" w:rsidRDefault="00000000" w:rsidRPr="00000000" w14:paraId="00000206">
            <w:pPr>
              <w:widowControl w:val="0"/>
              <w:spacing w:line="240" w:lineRule="auto"/>
              <w:rPr/>
            </w:pPr>
            <w:r w:rsidDel="00000000" w:rsidR="00000000" w:rsidRPr="00000000">
              <w:rPr>
                <w:rtl w:val="0"/>
              </w:rPr>
            </w:r>
          </w:p>
          <w:p w:rsidR="00000000" w:rsidDel="00000000" w:rsidP="00000000" w:rsidRDefault="00000000" w:rsidRPr="00000000" w14:paraId="00000207">
            <w:pPr>
              <w:widowControl w:val="0"/>
              <w:spacing w:line="240" w:lineRule="auto"/>
              <w:rPr/>
            </w:pPr>
            <w:r w:rsidDel="00000000" w:rsidR="00000000" w:rsidRPr="00000000">
              <w:rPr>
                <w:rtl w:val="0"/>
              </w:rPr>
            </w:r>
          </w:p>
          <w:p w:rsidR="00000000" w:rsidDel="00000000" w:rsidP="00000000" w:rsidRDefault="00000000" w:rsidRPr="00000000" w14:paraId="00000208">
            <w:pPr>
              <w:widowControl w:val="0"/>
              <w:spacing w:line="240" w:lineRule="auto"/>
              <w:rPr/>
            </w:pPr>
            <w:r w:rsidDel="00000000" w:rsidR="00000000" w:rsidRPr="00000000">
              <w:rPr>
                <w:rtl w:val="0"/>
              </w:rPr>
            </w:r>
          </w:p>
          <w:p w:rsidR="00000000" w:rsidDel="00000000" w:rsidP="00000000" w:rsidRDefault="00000000" w:rsidRPr="00000000" w14:paraId="00000209">
            <w:pPr>
              <w:widowControl w:val="0"/>
              <w:spacing w:line="240" w:lineRule="auto"/>
              <w:rPr/>
            </w:pPr>
            <w:r w:rsidDel="00000000" w:rsidR="00000000" w:rsidRPr="00000000">
              <w:rPr>
                <w:rtl w:val="0"/>
              </w:rPr>
            </w:r>
          </w:p>
          <w:p w:rsidR="00000000" w:rsidDel="00000000" w:rsidP="00000000" w:rsidRDefault="00000000" w:rsidRPr="00000000" w14:paraId="0000020A">
            <w:pPr>
              <w:widowControl w:val="0"/>
              <w:spacing w:line="240" w:lineRule="auto"/>
              <w:rPr/>
            </w:pPr>
            <w:r w:rsidDel="00000000" w:rsidR="00000000" w:rsidRPr="00000000">
              <w:rPr>
                <w:rtl w:val="0"/>
              </w:rPr>
            </w:r>
          </w:p>
          <w:p w:rsidR="00000000" w:rsidDel="00000000" w:rsidP="00000000" w:rsidRDefault="00000000" w:rsidRPr="00000000" w14:paraId="0000020B">
            <w:pPr>
              <w:widowControl w:val="0"/>
              <w:spacing w:line="240" w:lineRule="auto"/>
              <w:rPr/>
            </w:pPr>
            <w:r w:rsidDel="00000000" w:rsidR="00000000" w:rsidRPr="00000000">
              <w:rPr>
                <w:rtl w:val="0"/>
              </w:rPr>
            </w:r>
          </w:p>
          <w:p w:rsidR="00000000" w:rsidDel="00000000" w:rsidP="00000000" w:rsidRDefault="00000000" w:rsidRPr="00000000" w14:paraId="0000020C">
            <w:pPr>
              <w:widowControl w:val="0"/>
              <w:spacing w:line="240" w:lineRule="auto"/>
              <w:rPr/>
            </w:pPr>
            <w:r w:rsidDel="00000000" w:rsidR="00000000" w:rsidRPr="00000000">
              <w:rPr>
                <w:rtl w:val="0"/>
              </w:rPr>
            </w:r>
          </w:p>
          <w:p w:rsidR="00000000" w:rsidDel="00000000" w:rsidP="00000000" w:rsidRDefault="00000000" w:rsidRPr="00000000" w14:paraId="0000020D">
            <w:pPr>
              <w:widowControl w:val="0"/>
              <w:spacing w:line="240" w:lineRule="auto"/>
              <w:rPr/>
            </w:pPr>
            <w:r w:rsidDel="00000000" w:rsidR="00000000" w:rsidRPr="00000000">
              <w:rPr>
                <w:rtl w:val="0"/>
              </w:rPr>
            </w:r>
          </w:p>
          <w:p w:rsidR="00000000" w:rsidDel="00000000" w:rsidP="00000000" w:rsidRDefault="00000000" w:rsidRPr="00000000" w14:paraId="0000020E">
            <w:pPr>
              <w:widowControl w:val="0"/>
              <w:spacing w:line="240" w:lineRule="auto"/>
              <w:rPr/>
            </w:pPr>
            <w:r w:rsidDel="00000000" w:rsidR="00000000" w:rsidRPr="00000000">
              <w:rPr>
                <w:rtl w:val="0"/>
              </w:rPr>
            </w:r>
          </w:p>
          <w:p w:rsidR="00000000" w:rsidDel="00000000" w:rsidP="00000000" w:rsidRDefault="00000000" w:rsidRPr="00000000" w14:paraId="0000020F">
            <w:pPr>
              <w:widowControl w:val="0"/>
              <w:spacing w:line="240" w:lineRule="auto"/>
              <w:rPr/>
            </w:pPr>
            <w:r w:rsidDel="00000000" w:rsidR="00000000" w:rsidRPr="00000000">
              <w:rPr>
                <w:rtl w:val="0"/>
              </w:rPr>
            </w:r>
          </w:p>
          <w:p w:rsidR="00000000" w:rsidDel="00000000" w:rsidP="00000000" w:rsidRDefault="00000000" w:rsidRPr="00000000" w14:paraId="00000210">
            <w:pPr>
              <w:widowControl w:val="0"/>
              <w:spacing w:line="240" w:lineRule="auto"/>
              <w:rPr/>
            </w:pPr>
            <w:r w:rsidDel="00000000" w:rsidR="00000000" w:rsidRPr="00000000">
              <w:rPr>
                <w:rtl w:val="0"/>
              </w:rPr>
            </w:r>
          </w:p>
          <w:p w:rsidR="00000000" w:rsidDel="00000000" w:rsidP="00000000" w:rsidRDefault="00000000" w:rsidRPr="00000000" w14:paraId="00000211">
            <w:pPr>
              <w:widowControl w:val="0"/>
              <w:spacing w:line="240" w:lineRule="auto"/>
              <w:rPr/>
            </w:pPr>
            <w:r w:rsidDel="00000000" w:rsidR="00000000" w:rsidRPr="00000000">
              <w:rPr>
                <w:rtl w:val="0"/>
              </w:rPr>
            </w:r>
          </w:p>
          <w:p w:rsidR="00000000" w:rsidDel="00000000" w:rsidP="00000000" w:rsidRDefault="00000000" w:rsidRPr="00000000" w14:paraId="00000212">
            <w:pPr>
              <w:widowControl w:val="0"/>
              <w:spacing w:line="240" w:lineRule="auto"/>
              <w:rPr/>
            </w:pPr>
            <w:r w:rsidDel="00000000" w:rsidR="00000000" w:rsidRPr="00000000">
              <w:rPr>
                <w:rtl w:val="0"/>
              </w:rPr>
            </w:r>
          </w:p>
          <w:p w:rsidR="00000000" w:rsidDel="00000000" w:rsidP="00000000" w:rsidRDefault="00000000" w:rsidRPr="00000000" w14:paraId="00000213">
            <w:pPr>
              <w:widowControl w:val="0"/>
              <w:spacing w:line="240" w:lineRule="auto"/>
              <w:rPr/>
            </w:pPr>
            <w:r w:rsidDel="00000000" w:rsidR="00000000" w:rsidRPr="00000000">
              <w:rPr>
                <w:rtl w:val="0"/>
              </w:rPr>
            </w:r>
          </w:p>
          <w:p w:rsidR="00000000" w:rsidDel="00000000" w:rsidP="00000000" w:rsidRDefault="00000000" w:rsidRPr="00000000" w14:paraId="00000214">
            <w:pPr>
              <w:widowControl w:val="0"/>
              <w:spacing w:line="240" w:lineRule="auto"/>
              <w:rPr/>
            </w:pPr>
            <w:r w:rsidDel="00000000" w:rsidR="00000000" w:rsidRPr="00000000">
              <w:rPr>
                <w:rtl w:val="0"/>
              </w:rPr>
            </w:r>
          </w:p>
          <w:p w:rsidR="00000000" w:rsidDel="00000000" w:rsidP="00000000" w:rsidRDefault="00000000" w:rsidRPr="00000000" w14:paraId="00000215">
            <w:pPr>
              <w:widowControl w:val="0"/>
              <w:spacing w:line="240" w:lineRule="auto"/>
              <w:rPr/>
            </w:pPr>
            <w:r w:rsidDel="00000000" w:rsidR="00000000" w:rsidRPr="00000000">
              <w:rPr>
                <w:rtl w:val="0"/>
              </w:rPr>
            </w:r>
          </w:p>
          <w:p w:rsidR="00000000" w:rsidDel="00000000" w:rsidP="00000000" w:rsidRDefault="00000000" w:rsidRPr="00000000" w14:paraId="00000216">
            <w:pPr>
              <w:widowControl w:val="0"/>
              <w:spacing w:line="240" w:lineRule="auto"/>
              <w:rPr/>
            </w:pPr>
            <w:r w:rsidDel="00000000" w:rsidR="00000000" w:rsidRPr="00000000">
              <w:rPr>
                <w:rtl w:val="0"/>
              </w:rPr>
            </w:r>
          </w:p>
          <w:p w:rsidR="00000000" w:rsidDel="00000000" w:rsidP="00000000" w:rsidRDefault="00000000" w:rsidRPr="00000000" w14:paraId="00000217">
            <w:pPr>
              <w:widowControl w:val="0"/>
              <w:spacing w:line="240" w:lineRule="auto"/>
              <w:rPr/>
            </w:pPr>
            <w:r w:rsidDel="00000000" w:rsidR="00000000" w:rsidRPr="00000000">
              <w:rPr>
                <w:rtl w:val="0"/>
              </w:rPr>
            </w:r>
          </w:p>
          <w:p w:rsidR="00000000" w:rsidDel="00000000" w:rsidP="00000000" w:rsidRDefault="00000000" w:rsidRPr="00000000" w14:paraId="00000218">
            <w:pPr>
              <w:widowControl w:val="0"/>
              <w:spacing w:line="240" w:lineRule="auto"/>
              <w:rPr/>
            </w:pPr>
            <w:r w:rsidDel="00000000" w:rsidR="00000000" w:rsidRPr="00000000">
              <w:rPr>
                <w:rtl w:val="0"/>
              </w:rPr>
            </w:r>
          </w:p>
          <w:p w:rsidR="00000000" w:rsidDel="00000000" w:rsidP="00000000" w:rsidRDefault="00000000" w:rsidRPr="00000000" w14:paraId="00000219">
            <w:pPr>
              <w:widowControl w:val="0"/>
              <w:spacing w:line="240" w:lineRule="auto"/>
              <w:rPr/>
            </w:pPr>
            <w:r w:rsidDel="00000000" w:rsidR="00000000" w:rsidRPr="00000000">
              <w:rPr>
                <w:rtl w:val="0"/>
              </w:rPr>
            </w:r>
          </w:p>
          <w:p w:rsidR="00000000" w:rsidDel="00000000" w:rsidP="00000000" w:rsidRDefault="00000000" w:rsidRPr="00000000" w14:paraId="0000021A">
            <w:pPr>
              <w:widowControl w:val="0"/>
              <w:spacing w:line="240" w:lineRule="auto"/>
              <w:rPr/>
            </w:pPr>
            <w:r w:rsidDel="00000000" w:rsidR="00000000" w:rsidRPr="00000000">
              <w:rPr>
                <w:rtl w:val="0"/>
              </w:rPr>
            </w:r>
          </w:p>
          <w:p w:rsidR="00000000" w:rsidDel="00000000" w:rsidP="00000000" w:rsidRDefault="00000000" w:rsidRPr="00000000" w14:paraId="0000021B">
            <w:pPr>
              <w:widowControl w:val="0"/>
              <w:spacing w:line="240" w:lineRule="auto"/>
              <w:rPr/>
            </w:pPr>
            <w:r w:rsidDel="00000000" w:rsidR="00000000" w:rsidRPr="00000000">
              <w:rPr>
                <w:rtl w:val="0"/>
              </w:rPr>
            </w:r>
          </w:p>
          <w:p w:rsidR="00000000" w:rsidDel="00000000" w:rsidP="00000000" w:rsidRDefault="00000000" w:rsidRPr="00000000" w14:paraId="0000021C">
            <w:pPr>
              <w:widowControl w:val="0"/>
              <w:spacing w:line="240" w:lineRule="auto"/>
              <w:rPr/>
            </w:pPr>
            <w:r w:rsidDel="00000000" w:rsidR="00000000" w:rsidRPr="00000000">
              <w:rPr>
                <w:rtl w:val="0"/>
              </w:rPr>
              <w:t xml:space="preserve">Fuente: elaboración propia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E">
            <w:pPr>
              <w:widowControl w:val="0"/>
              <w:spacing w:line="240" w:lineRule="auto"/>
              <w:rPr>
                <w:b w:val="1"/>
              </w:rPr>
            </w:pPr>
            <w:r w:rsidDel="00000000" w:rsidR="00000000" w:rsidRPr="00000000">
              <w:rPr>
                <w:b w:val="1"/>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21F">
            <w:pPr>
              <w:spacing w:line="240" w:lineRule="auto"/>
              <w:jc w:val="both"/>
              <w:rPr>
                <w:b w:val="1"/>
              </w:rPr>
            </w:pPr>
            <w:r w:rsidDel="00000000" w:rsidR="00000000" w:rsidRPr="00000000">
              <w:rPr>
                <w:b w:val="1"/>
                <w:rtl w:val="0"/>
              </w:rPr>
              <w:t xml:space="preserve">Imagen: </w:t>
            </w:r>
            <w:hyperlink r:id="rId47">
              <w:r w:rsidDel="00000000" w:rsidR="00000000" w:rsidRPr="00000000">
                <w:rPr>
                  <w:b w:val="1"/>
                  <w:color w:val="000000"/>
                  <w:u w:val="single"/>
                  <w:rtl w:val="0"/>
                </w:rPr>
                <w:t xml:space="preserve">623800_CF15_i2</w:t>
              </w:r>
            </w:hyperlink>
            <w:r w:rsidDel="00000000" w:rsidR="00000000" w:rsidRPr="00000000">
              <w:rPr>
                <w:b w:val="1"/>
                <w:color w:val="000000"/>
                <w:u w:val="single"/>
                <w:rtl w:val="0"/>
              </w:rPr>
              <w:t xml:space="preserve">5</w:t>
            </w:r>
            <w:r w:rsidDel="00000000" w:rsidR="00000000" w:rsidRPr="00000000">
              <w:rPr>
                <w:rtl w:val="0"/>
              </w:rPr>
            </w:r>
          </w:p>
        </w:tc>
      </w:tr>
    </w:tbl>
    <w:p w:rsidR="00000000" w:rsidDel="00000000" w:rsidP="00000000" w:rsidRDefault="00000000" w:rsidRPr="00000000" w14:paraId="00000220">
      <w:pPr>
        <w:rPr>
          <w:b w:val="1"/>
        </w:rPr>
      </w:pPr>
      <w:r w:rsidDel="00000000" w:rsidR="00000000" w:rsidRPr="00000000">
        <w:rPr>
          <w:rtl w:val="0"/>
        </w:rPr>
      </w:r>
    </w:p>
    <w:p w:rsidR="00000000" w:rsidDel="00000000" w:rsidP="00000000" w:rsidRDefault="00000000" w:rsidRPr="00000000" w14:paraId="00000221">
      <w:pPr>
        <w:rPr>
          <w:b w:val="1"/>
        </w:rPr>
      </w:pPr>
      <w:r w:rsidDel="00000000" w:rsidR="00000000" w:rsidRPr="00000000">
        <w:rPr>
          <w:rtl w:val="0"/>
        </w:rPr>
      </w:r>
    </w:p>
    <w:tbl>
      <w:tblPr>
        <w:tblStyle w:val="Table2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22">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223">
            <w:pPr>
              <w:spacing w:after="120" w:line="240" w:lineRule="auto"/>
              <w:rPr/>
            </w:pPr>
            <w:r w:rsidDel="00000000" w:rsidR="00000000" w:rsidRPr="00000000">
              <w:rPr>
                <w:rtl w:val="0"/>
              </w:rPr>
              <w:t xml:space="preserve">Activar cada plan de emergencia dependerá del tipo de situación que se presente; por eso siempre se recomienda distribuir de manera uniforme el personal de apoyo de los diferentes planes, para que cada uno de sus miembros pueda cumplir con las funciones y responsabilidades asignadas a cada rol.</w:t>
            </w:r>
          </w:p>
          <w:p w:rsidR="00000000" w:rsidDel="00000000" w:rsidP="00000000" w:rsidRDefault="00000000" w:rsidRPr="00000000" w14:paraId="00000224">
            <w:pPr>
              <w:spacing w:after="120" w:line="240" w:lineRule="auto"/>
              <w:rPr/>
            </w:pPr>
            <w:r w:rsidDel="00000000" w:rsidR="00000000" w:rsidRPr="00000000">
              <w:rPr>
                <w:rtl w:val="0"/>
              </w:rPr>
              <w:t xml:space="preserve">Se presenta a continuación cuáles serían los pasos para gestionar una adecuada comunicación entre los entes y sus planes de emergencia.</w:t>
            </w:r>
          </w:p>
        </w:tc>
      </w:tr>
    </w:tbl>
    <w:p w:rsidR="00000000" w:rsidDel="00000000" w:rsidP="00000000" w:rsidRDefault="00000000" w:rsidRPr="00000000" w14:paraId="00000225">
      <w:pPr>
        <w:spacing w:after="120" w:lineRule="auto"/>
        <w:rPr>
          <w:b w:val="1"/>
        </w:rPr>
      </w:pPr>
      <w:r w:rsidDel="00000000" w:rsidR="00000000" w:rsidRPr="00000000">
        <w:rPr>
          <w:b w:val="1"/>
          <w:rtl w:val="0"/>
        </w:rPr>
        <w:tab/>
      </w:r>
    </w:p>
    <w:tbl>
      <w:tblPr>
        <w:tblStyle w:val="Table3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4093"/>
        <w:gridCol w:w="9319"/>
        <w:tblGridChange w:id="0">
          <w:tblGrid>
            <w:gridCol w:w="4093"/>
            <w:gridCol w:w="931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26">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27">
            <w:pPr>
              <w:pStyle w:val="Title"/>
              <w:widowControl w:val="0"/>
              <w:spacing w:line="240" w:lineRule="auto"/>
              <w:jc w:val="center"/>
              <w:rPr>
                <w:sz w:val="22"/>
                <w:szCs w:val="22"/>
              </w:rPr>
            </w:pPr>
            <w:r w:rsidDel="00000000" w:rsidR="00000000" w:rsidRPr="00000000">
              <w:rPr>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8">
            <w:pPr>
              <w:widowControl w:val="0"/>
              <w:spacing w:line="240" w:lineRule="auto"/>
              <w:rPr>
                <w:b w:val="1"/>
                <w:highlight w:val="yellow"/>
              </w:rPr>
            </w:pPr>
            <w:r w:rsidDel="00000000" w:rsidR="00000000" w:rsidRPr="00000000">
              <w:rPr>
                <w:b w:val="1"/>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9">
            <w:pPr>
              <w:widowControl w:val="0"/>
              <w:spacing w:line="240" w:lineRule="auto"/>
              <w:rPr/>
            </w:pPr>
            <w:r w:rsidDel="00000000" w:rsidR="00000000" w:rsidRPr="00000000">
              <w:rPr>
                <w:rtl w:val="0"/>
              </w:rPr>
              <w:t xml:space="preserve">Gestionar de manera oportuna la comunicación entre el PMU y los coordinadores de cada plan para estar alerta ante cualquier situación (Figura 3).</w:t>
            </w:r>
          </w:p>
          <w:p w:rsidR="00000000" w:rsidDel="00000000" w:rsidP="00000000" w:rsidRDefault="00000000" w:rsidRPr="00000000" w14:paraId="0000022A">
            <w:pPr>
              <w:widowControl w:val="0"/>
              <w:spacing w:line="240" w:lineRule="auto"/>
              <w:rPr/>
            </w:pPr>
            <w:r w:rsidDel="00000000" w:rsidR="00000000" w:rsidRPr="00000000">
              <w:rPr>
                <w:rtl w:val="0"/>
              </w:rPr>
            </w:r>
          </w:p>
          <w:p w:rsidR="00000000" w:rsidDel="00000000" w:rsidP="00000000" w:rsidRDefault="00000000" w:rsidRPr="00000000" w14:paraId="0000022B">
            <w:pPr>
              <w:widowControl w:val="0"/>
              <w:spacing w:line="240" w:lineRule="auto"/>
              <w:rPr>
                <w:b w:val="1"/>
              </w:rPr>
            </w:pPr>
            <w:r w:rsidDel="00000000" w:rsidR="00000000" w:rsidRPr="00000000">
              <w:rPr>
                <w:b w:val="1"/>
                <w:rtl w:val="0"/>
              </w:rPr>
              <w:t xml:space="preserve">Figura 3</w:t>
            </w:r>
          </w:p>
          <w:p w:rsidR="00000000" w:rsidDel="00000000" w:rsidP="00000000" w:rsidRDefault="00000000" w:rsidRPr="00000000" w14:paraId="0000022C">
            <w:pPr>
              <w:widowControl w:val="0"/>
              <w:spacing w:line="240" w:lineRule="auto"/>
              <w:rPr>
                <w:i w:val="1"/>
              </w:rPr>
            </w:pPr>
            <w:r w:rsidDel="00000000" w:rsidR="00000000" w:rsidRPr="00000000">
              <w:rPr>
                <w:i w:val="1"/>
                <w:rtl w:val="0"/>
              </w:rPr>
              <w:t xml:space="preserve">Ruta de coordinación de un incidente</w:t>
            </w:r>
          </w:p>
          <w:p w:rsidR="00000000" w:rsidDel="00000000" w:rsidP="00000000" w:rsidRDefault="00000000" w:rsidRPr="00000000" w14:paraId="0000022D">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E">
            <w:pPr>
              <w:widowControl w:val="0"/>
              <w:spacing w:line="240" w:lineRule="auto"/>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139700</wp:posOffset>
                      </wp:positionV>
                      <wp:extent cx="8448675" cy="4295775"/>
                      <wp:effectExtent b="0" l="0" r="0" t="0"/>
                      <wp:wrapSquare wrapText="bothSides" distB="0" distT="0" distL="114300" distR="114300"/>
                      <wp:docPr id="459" name=""/>
                      <a:graphic>
                        <a:graphicData uri="http://schemas.microsoft.com/office/word/2010/wordprocessingGroup">
                          <wpg:wgp>
                            <wpg:cNvGrpSpPr/>
                            <wpg:grpSpPr>
                              <a:xfrm>
                                <a:off x="1121650" y="1632100"/>
                                <a:ext cx="8448675" cy="4295775"/>
                                <a:chOff x="1121650" y="1632100"/>
                                <a:chExt cx="8448700" cy="4296400"/>
                              </a:xfrm>
                            </wpg:grpSpPr>
                            <wpg:grpSp>
                              <wpg:cNvGrpSpPr/>
                              <wpg:grpSpPr>
                                <a:xfrm>
                                  <a:off x="1121663" y="1557082"/>
                                  <a:ext cx="8448675" cy="4370806"/>
                                  <a:chOff x="0" y="-78793"/>
                                  <a:chExt cx="8448675" cy="4589968"/>
                                </a:xfrm>
                              </wpg:grpSpPr>
                              <wps:wsp>
                                <wps:cNvSpPr/>
                                <wps:cNvPr id="5" name="Shape 5"/>
                                <wps:spPr>
                                  <a:xfrm>
                                    <a:off x="0" y="0"/>
                                    <a:ext cx="8448675" cy="4511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78793"/>
                                    <a:ext cx="8448675" cy="4577183"/>
                                    <a:chOff x="0" y="-78793"/>
                                    <a:chExt cx="8448675" cy="4577183"/>
                                  </a:xfrm>
                                </wpg:grpSpPr>
                                <wps:wsp>
                                  <wps:cNvSpPr/>
                                  <wps:cNvPr id="60" name="Shape 60"/>
                                  <wps:spPr>
                                    <a:xfrm>
                                      <a:off x="0" y="0"/>
                                      <a:ext cx="8448675" cy="4295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3451316" y="-78793"/>
                                      <a:ext cx="1619771" cy="1619936"/>
                                    </a:xfrm>
                                    <a:custGeom>
                                      <a:rect b="b" l="l" r="r" t="t"/>
                                      <a:pathLst>
                                        <a:path extrusionOk="0" h="120000" w="120000">
                                          <a:moveTo>
                                            <a:pt x="8412" y="60000"/>
                                          </a:moveTo>
                                          <a:lnTo>
                                            <a:pt x="8412" y="60000"/>
                                          </a:lnTo>
                                          <a:cubicBezTo>
                                            <a:pt x="8412" y="32962"/>
                                            <a:pt x="29287" y="10511"/>
                                            <a:pt x="56253" y="8547"/>
                                          </a:cubicBezTo>
                                          <a:cubicBezTo>
                                            <a:pt x="83219" y="6584"/>
                                            <a:pt x="107127" y="25773"/>
                                            <a:pt x="111044" y="52526"/>
                                          </a:cubicBezTo>
                                          <a:cubicBezTo>
                                            <a:pt x="114961" y="79279"/>
                                            <a:pt x="97558" y="104517"/>
                                            <a:pt x="71161" y="110367"/>
                                          </a:cubicBezTo>
                                          <a:lnTo>
                                            <a:pt x="70592" y="118429"/>
                                          </a:lnTo>
                                          <a:lnTo>
                                            <a:pt x="56830" y="104890"/>
                                          </a:lnTo>
                                          <a:lnTo>
                                            <a:pt x="72705" y="88507"/>
                                          </a:lnTo>
                                          <a:lnTo>
                                            <a:pt x="72144" y="96444"/>
                                          </a:lnTo>
                                          <a:cubicBezTo>
                                            <a:pt x="90761" y="90239"/>
                                            <a:pt x="101708" y="71000"/>
                                            <a:pt x="97532" y="51825"/>
                                          </a:cubicBezTo>
                                          <a:cubicBezTo>
                                            <a:pt x="93356" y="32650"/>
                                            <a:pt x="75400" y="19706"/>
                                            <a:pt x="55889" y="21806"/>
                                          </a:cubicBezTo>
                                          <a:cubicBezTo>
                                            <a:pt x="36379" y="23907"/>
                                            <a:pt x="21588" y="40376"/>
                                            <a:pt x="21588" y="60000"/>
                                          </a:cubicBezTo>
                                          <a:close/>
                                        </a:path>
                                      </a:pathLst>
                                    </a:custGeom>
                                    <a:solidFill>
                                      <a:schemeClr val="lt1"/>
                                    </a:solidFill>
                                    <a:ln cap="flat" cmpd="sng" w="25400">
                                      <a:solidFill>
                                        <a:srgbClr val="AD46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5222725" y="250581"/>
                                      <a:ext cx="2478091" cy="64436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5222725" y="250581"/>
                                      <a:ext cx="2478091" cy="644366"/>
                                    </a:xfrm>
                                    <a:prstGeom prst="rect">
                                      <a:avLst/>
                                    </a:prstGeom>
                                    <a:noFill/>
                                    <a:ln>
                                      <a:noFill/>
                                    </a:ln>
                                  </wps:spPr>
                                  <wps:txbx>
                                    <w:txbxContent>
                                      <w:p w:rsidR="00000000" w:rsidDel="00000000" w:rsidP="00000000" w:rsidRDefault="00000000" w:rsidRPr="00000000">
                                        <w:pPr>
                                          <w:spacing w:after="0" w:before="0" w:line="215.00000953674316"/>
                                          <w:ind w:left="90" w:right="0" w:firstLine="9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Ejemplo: incendio, colapso estructural, vendaval, entre otros. </w:t>
                                        </w:r>
                                      </w:p>
                                    </w:txbxContent>
                                  </wps:txbx>
                                  <wps:bodyPr anchorCtr="0" anchor="ctr" bIns="6975" lIns="6975" spcFirstLastPara="1" rIns="6975" wrap="square" tIns="6975">
                                    <a:noAutofit/>
                                  </wps:bodyPr>
                                </wps:wsp>
                                <wps:wsp>
                                  <wps:cNvSpPr/>
                                  <wps:cNvPr id="64" name="Shape 64"/>
                                  <wps:spPr>
                                    <a:xfrm>
                                      <a:off x="3685119" y="473810"/>
                                      <a:ext cx="903924" cy="4519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3685119" y="473810"/>
                                      <a:ext cx="903924" cy="45191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Presentación del incidente </w:t>
                                        </w:r>
                                      </w:p>
                                    </w:txbxContent>
                                  </wps:txbx>
                                  <wps:bodyPr anchorCtr="0" anchor="ctr" bIns="6975" lIns="6975" spcFirstLastPara="1" rIns="6975" wrap="square" tIns="6975">
                                    <a:noAutofit/>
                                  </wps:bodyPr>
                                </wps:wsp>
                                <wps:wsp>
                                  <wps:cNvSpPr/>
                                  <wps:cNvPr id="66" name="Shape 66"/>
                                  <wps:spPr>
                                    <a:xfrm>
                                      <a:off x="2938903" y="884823"/>
                                      <a:ext cx="1619771" cy="1619936"/>
                                    </a:xfrm>
                                    <a:custGeom>
                                      <a:rect b="b" l="l" r="r" t="t"/>
                                      <a:pathLst>
                                        <a:path extrusionOk="0" h="120000" w="120000">
                                          <a:moveTo>
                                            <a:pt x="96480" y="23523"/>
                                          </a:moveTo>
                                          <a:lnTo>
                                            <a:pt x="87164" y="32839"/>
                                          </a:lnTo>
                                          <a:cubicBezTo>
                                            <a:pt x="75944" y="21617"/>
                                            <a:pt x="58979" y="18450"/>
                                            <a:pt x="44466" y="24867"/>
                                          </a:cubicBezTo>
                                          <a:cubicBezTo>
                                            <a:pt x="29954" y="31284"/>
                                            <a:pt x="20880" y="45966"/>
                                            <a:pt x="21631" y="61817"/>
                                          </a:cubicBezTo>
                                          <a:cubicBezTo>
                                            <a:pt x="22382" y="77668"/>
                                            <a:pt x="32801" y="91427"/>
                                            <a:pt x="47856" y="96444"/>
                                          </a:cubicBezTo>
                                          <a:lnTo>
                                            <a:pt x="47295" y="88507"/>
                                          </a:lnTo>
                                          <a:lnTo>
                                            <a:pt x="63170" y="104890"/>
                                          </a:lnTo>
                                          <a:lnTo>
                                            <a:pt x="49408" y="118429"/>
                                          </a:lnTo>
                                          <a:lnTo>
                                            <a:pt x="48839" y="110367"/>
                                          </a:lnTo>
                                          <a:lnTo>
                                            <a:pt x="48839" y="110367"/>
                                          </a:lnTo>
                                          <a:cubicBezTo>
                                            <a:pt x="27395" y="105615"/>
                                            <a:pt x="11312" y="87807"/>
                                            <a:pt x="8761" y="65991"/>
                                          </a:cubicBezTo>
                                          <a:cubicBezTo>
                                            <a:pt x="6210" y="44176"/>
                                            <a:pt x="17752" y="23137"/>
                                            <a:pt x="37521" y="13566"/>
                                          </a:cubicBezTo>
                                          <a:cubicBezTo>
                                            <a:pt x="57290" y="3996"/>
                                            <a:pt x="80951" y="7991"/>
                                            <a:pt x="96480" y="23523"/>
                                          </a:cubicBezTo>
                                          <a:close/>
                                        </a:path>
                                      </a:pathLst>
                                    </a:custGeom>
                                    <a:solidFill>
                                      <a:schemeClr val="lt1"/>
                                    </a:solidFill>
                                    <a:ln cap="flat" cmpd="sng" w="25400">
                                      <a:solidFill>
                                        <a:srgbClr val="AD46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0" y="1273570"/>
                                      <a:ext cx="3331421" cy="64436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0" y="1273570"/>
                                      <a:ext cx="3331421" cy="644366"/>
                                    </a:xfrm>
                                    <a:prstGeom prst="rect">
                                      <a:avLst/>
                                    </a:prstGeom>
                                    <a:noFill/>
                                    <a:ln>
                                      <a:noFill/>
                                    </a:ln>
                                  </wps:spPr>
                                  <wps:txbx>
                                    <w:txbxContent>
                                      <w:p w:rsidR="00000000" w:rsidDel="00000000" w:rsidP="00000000" w:rsidRDefault="00000000" w:rsidRPr="00000000">
                                        <w:pPr>
                                          <w:spacing w:after="0" w:before="0" w:line="215.00000953674316"/>
                                          <w:ind w:left="90" w:right="0" w:firstLine="9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La amenaza corresponde a un evento antrópico, socionatural o natural. </w:t>
                                        </w:r>
                                      </w:p>
                                    </w:txbxContent>
                                  </wps:txbx>
                                  <wps:bodyPr anchorCtr="0" anchor="ctr" bIns="6975" lIns="6975" spcFirstLastPara="1" rIns="6975" wrap="square" tIns="6975">
                                    <a:noAutofit/>
                                  </wps:bodyPr>
                                </wps:wsp>
                                <wps:wsp>
                                  <wps:cNvSpPr/>
                                  <wps:cNvPr id="69" name="Shape 69"/>
                                  <wps:spPr>
                                    <a:xfrm>
                                      <a:off x="3357129" y="1462704"/>
                                      <a:ext cx="903924" cy="4519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3263345" y="1185709"/>
                                      <a:ext cx="903924" cy="105411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Identificar qué amenaza lo está generando </w:t>
                                        </w:r>
                                      </w:p>
                                    </w:txbxContent>
                                  </wps:txbx>
                                  <wps:bodyPr anchorCtr="0" anchor="ctr" bIns="6975" lIns="6975" spcFirstLastPara="1" rIns="6975" wrap="square" tIns="6975">
                                    <a:noAutofit/>
                                  </wps:bodyPr>
                                </wps:wsp>
                                <wps:wsp>
                                  <wps:cNvSpPr/>
                                  <wps:cNvPr id="71" name="Shape 71"/>
                                  <wps:spPr>
                                    <a:xfrm>
                                      <a:off x="3282471" y="1910243"/>
                                      <a:ext cx="1619771" cy="1619936"/>
                                    </a:xfrm>
                                    <a:custGeom>
                                      <a:rect b="b" l="l" r="r" t="t"/>
                                      <a:pathLst>
                                        <a:path extrusionOk="0" h="120000" w="120000">
                                          <a:moveTo>
                                            <a:pt x="23520" y="23523"/>
                                          </a:moveTo>
                                          <a:lnTo>
                                            <a:pt x="23520" y="23523"/>
                                          </a:lnTo>
                                          <a:cubicBezTo>
                                            <a:pt x="39049" y="7991"/>
                                            <a:pt x="62710" y="3996"/>
                                            <a:pt x="82479" y="13566"/>
                                          </a:cubicBezTo>
                                          <a:cubicBezTo>
                                            <a:pt x="102248" y="23137"/>
                                            <a:pt x="113790" y="44176"/>
                                            <a:pt x="111239" y="65991"/>
                                          </a:cubicBezTo>
                                          <a:cubicBezTo>
                                            <a:pt x="108688" y="87807"/>
                                            <a:pt x="92605" y="105615"/>
                                            <a:pt x="71161" y="110367"/>
                                          </a:cubicBezTo>
                                          <a:lnTo>
                                            <a:pt x="70592" y="118429"/>
                                          </a:lnTo>
                                          <a:lnTo>
                                            <a:pt x="56830" y="104890"/>
                                          </a:lnTo>
                                          <a:lnTo>
                                            <a:pt x="72705" y="88507"/>
                                          </a:lnTo>
                                          <a:lnTo>
                                            <a:pt x="72144" y="96444"/>
                                          </a:lnTo>
                                          <a:cubicBezTo>
                                            <a:pt x="87199" y="91427"/>
                                            <a:pt x="97618" y="77668"/>
                                            <a:pt x="98369" y="61817"/>
                                          </a:cubicBezTo>
                                          <a:cubicBezTo>
                                            <a:pt x="99120" y="45966"/>
                                            <a:pt x="90046" y="31284"/>
                                            <a:pt x="75534" y="24867"/>
                                          </a:cubicBezTo>
                                          <a:cubicBezTo>
                                            <a:pt x="61021" y="18450"/>
                                            <a:pt x="44056" y="21617"/>
                                            <a:pt x="32836" y="32839"/>
                                          </a:cubicBezTo>
                                          <a:close/>
                                        </a:path>
                                      </a:pathLst>
                                    </a:custGeom>
                                    <a:solidFill>
                                      <a:schemeClr val="lt1"/>
                                    </a:solidFill>
                                    <a:ln cap="flat" cmpd="sng" w="25400">
                                      <a:solidFill>
                                        <a:srgbClr val="AD46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4610090" y="2099881"/>
                                      <a:ext cx="3838584" cy="101818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4824046" y="2099881"/>
                                      <a:ext cx="3624627" cy="1377948"/>
                                    </a:xfrm>
                                    <a:prstGeom prst="rect">
                                      <a:avLst/>
                                    </a:prstGeom>
                                    <a:noFill/>
                                    <a:ln>
                                      <a:noFill/>
                                    </a:ln>
                                  </wps:spPr>
                                  <wps:txbx>
                                    <w:txbxContent>
                                      <w:p w:rsidR="00000000" w:rsidDel="00000000" w:rsidP="00000000" w:rsidRDefault="00000000" w:rsidRPr="00000000">
                                        <w:pPr>
                                          <w:spacing w:after="0" w:before="0" w:line="215.00000953674316"/>
                                          <w:ind w:left="90" w:right="0" w:firstLine="9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De acuerdo al plan de emergencia se activan los niveles de alerta, por ejemplo:</w:t>
                                        </w:r>
                                      </w:p>
                                      <w:p w:rsidR="00000000" w:rsidDel="00000000" w:rsidP="00000000" w:rsidRDefault="00000000" w:rsidRPr="00000000">
                                        <w:pPr>
                                          <w:spacing w:after="0" w:before="32.99999952316284"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92d050"/>
                                            <w:sz w:val="22"/>
                                            <w:vertAlign w:val="baseline"/>
                                          </w:rPr>
                                          <w:t xml:space="preserve">ALERTA VERDE</w:t>
                                        </w:r>
                                        <w:r w:rsidDel="00000000" w:rsidR="00000000" w:rsidRPr="00000000">
                                          <w:rPr>
                                            <w:rFonts w:ascii="Arial" w:cs="Arial" w:eastAsia="Arial" w:hAnsi="Arial"/>
                                            <w:b w:val="0"/>
                                            <w:i w:val="0"/>
                                            <w:smallCaps w:val="0"/>
                                            <w:strike w:val="0"/>
                                            <w:color w:val="000000"/>
                                            <w:sz w:val="22"/>
                                            <w:vertAlign w:val="baseline"/>
                                          </w:rPr>
                                          <w:t xml:space="preserve">: Mantener vigilada la zona. </w:t>
                                        </w:r>
                                      </w:p>
                                      <w:p w:rsidR="00000000" w:rsidDel="00000000" w:rsidP="00000000" w:rsidRDefault="00000000" w:rsidRPr="00000000">
                                        <w:pPr>
                                          <w:spacing w:after="0" w:before="32.99999952316284"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1"/>
                                            <w:i w:val="0"/>
                                            <w:smallCaps w:val="0"/>
                                            <w:strike w:val="0"/>
                                            <w:color w:val="ffff00"/>
                                            <w:sz w:val="22"/>
                                            <w:vertAlign w:val="baseline"/>
                                          </w:rPr>
                                          <w:t xml:space="preserve">ALERTA AMARILLA</w:t>
                                        </w:r>
                                        <w:r w:rsidDel="00000000" w:rsidR="00000000" w:rsidRPr="00000000">
                                          <w:rPr>
                                            <w:rFonts w:ascii="Arial" w:cs="Arial" w:eastAsia="Arial" w:hAnsi="Arial"/>
                                            <w:b w:val="0"/>
                                            <w:i w:val="0"/>
                                            <w:smallCaps w:val="0"/>
                                            <w:strike w:val="0"/>
                                            <w:color w:val="000000"/>
                                            <w:sz w:val="22"/>
                                            <w:vertAlign w:val="baseline"/>
                                          </w:rPr>
                                          <w:t xml:space="preserve">: Intervenir con los brigadistas del área. </w:t>
                                        </w:r>
                                      </w:p>
                                      <w:p w:rsidR="00000000" w:rsidDel="00000000" w:rsidP="00000000" w:rsidRDefault="00000000" w:rsidRPr="00000000">
                                        <w:pPr>
                                          <w:spacing w:after="0" w:before="32.99999952316284"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ff0000"/>
                                            <w:sz w:val="22"/>
                                            <w:vertAlign w:val="baseline"/>
                                          </w:rPr>
                                          <w:t xml:space="preserve">ALERTA ROJA</w:t>
                                        </w:r>
                                        <w:r w:rsidDel="00000000" w:rsidR="00000000" w:rsidRPr="00000000">
                                          <w:rPr>
                                            <w:rFonts w:ascii="Arial" w:cs="Arial" w:eastAsia="Arial" w:hAnsi="Arial"/>
                                            <w:b w:val="0"/>
                                            <w:i w:val="0"/>
                                            <w:smallCaps w:val="0"/>
                                            <w:strike w:val="0"/>
                                            <w:color w:val="000000"/>
                                            <w:sz w:val="22"/>
                                            <w:vertAlign w:val="baseline"/>
                                          </w:rPr>
                                          <w:t xml:space="preserve">: Activar el plan o los planes de acuerdo a las afectaciones. </w:t>
                                        </w:r>
                                      </w:p>
                                    </w:txbxContent>
                                  </wps:txbx>
                                  <wps:bodyPr anchorCtr="0" anchor="ctr" bIns="6975" lIns="6975" spcFirstLastPara="1" rIns="6975" wrap="square" tIns="6975">
                                    <a:noAutofit/>
                                  </wps:bodyPr>
                                </wps:wsp>
                                <wps:wsp>
                                  <wps:cNvSpPr/>
                                  <wps:cNvPr id="74" name="Shape 74"/>
                                  <wps:spPr>
                                    <a:xfrm>
                                      <a:off x="2814514" y="2516821"/>
                                      <a:ext cx="1607358" cy="26821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2814514" y="2516821"/>
                                      <a:ext cx="1607358" cy="37624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Declarar la alerta y comunicar al PMU </w:t>
                                        </w:r>
                                      </w:p>
                                    </w:txbxContent>
                                  </wps:txbx>
                                  <wps:bodyPr anchorCtr="0" anchor="ctr" bIns="6975" lIns="6975" spcFirstLastPara="1" rIns="6975" wrap="square" tIns="6975">
                                    <a:noAutofit/>
                                  </wps:bodyPr>
                                </wps:wsp>
                                <wps:wsp>
                                  <wps:cNvSpPr/>
                                  <wps:cNvPr id="76" name="Shape 76"/>
                                  <wps:spPr>
                                    <a:xfrm>
                                      <a:off x="2914178" y="3106130"/>
                                      <a:ext cx="1391587" cy="1392260"/>
                                    </a:xfrm>
                                    <a:prstGeom prst="blockArc">
                                      <a:avLst>
                                        <a:gd fmla="val 0" name="adj1"/>
                                        <a:gd fmla="val 18900000" name="adj2"/>
                                        <a:gd fmla="val 12740" name="adj3"/>
                                      </a:avLst>
                                    </a:prstGeom>
                                    <a:solidFill>
                                      <a:schemeClr val="lt1"/>
                                    </a:solidFill>
                                    <a:ln cap="flat" cmpd="sng" w="25400">
                                      <a:solidFill>
                                        <a:srgbClr val="AD46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34568" y="3466052"/>
                                      <a:ext cx="2232730" cy="64436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34568" y="3466052"/>
                                      <a:ext cx="2232730" cy="644366"/>
                                    </a:xfrm>
                                    <a:prstGeom prst="rect">
                                      <a:avLst/>
                                    </a:prstGeom>
                                    <a:noFill/>
                                    <a:ln>
                                      <a:noFill/>
                                    </a:ln>
                                  </wps:spPr>
                                  <wps:txbx>
                                    <w:txbxContent>
                                      <w:p w:rsidR="00000000" w:rsidDel="00000000" w:rsidP="00000000" w:rsidRDefault="00000000" w:rsidRPr="00000000">
                                        <w:pPr>
                                          <w:spacing w:after="0" w:before="0" w:line="215.00000953674316"/>
                                          <w:ind w:left="90" w:right="0" w:firstLine="9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De acuerdo a la declaratoria de alerta, el PMU determina la continuidad o suspensión de la actividad. </w:t>
                                        </w:r>
                                      </w:p>
                                    </w:txbxContent>
                                  </wps:txbx>
                                  <wps:bodyPr anchorCtr="0" anchor="ctr" bIns="6975" lIns="6975" spcFirstLastPara="1" rIns="6975" wrap="square" tIns="6975">
                                    <a:noAutofit/>
                                  </wps:bodyPr>
                                </wps:wsp>
                                <wps:wsp>
                                  <wps:cNvSpPr/>
                                  <wps:cNvPr id="79" name="Shape 79"/>
                                  <wps:spPr>
                                    <a:xfrm>
                                      <a:off x="3072157" y="3388170"/>
                                      <a:ext cx="1496374" cy="60158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3072157" y="3388170"/>
                                      <a:ext cx="1496374" cy="60158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Controlar la emergencia</w:t>
                                        </w:r>
                                      </w:p>
                                    </w:txbxContent>
                                  </wps:txbx>
                                  <wps:bodyPr anchorCtr="0" anchor="ctr" bIns="6975" lIns="6975" spcFirstLastPara="1" rIns="6975" wrap="square" tIns="697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139700</wp:posOffset>
                      </wp:positionV>
                      <wp:extent cx="8448675" cy="4295775"/>
                      <wp:effectExtent b="0" l="0" r="0" t="0"/>
                      <wp:wrapSquare wrapText="bothSides" distB="0" distT="0" distL="114300" distR="114300"/>
                      <wp:docPr id="459" name="image55.png"/>
                      <a:graphic>
                        <a:graphicData uri="http://schemas.openxmlformats.org/drawingml/2006/picture">
                          <pic:pic>
                            <pic:nvPicPr>
                              <pic:cNvPr id="0" name="image55.png"/>
                              <pic:cNvPicPr preferRelativeResize="0"/>
                            </pic:nvPicPr>
                            <pic:blipFill>
                              <a:blip r:embed="rId48"/>
                              <a:srcRect/>
                              <a:stretch>
                                <a:fillRect/>
                              </a:stretch>
                            </pic:blipFill>
                            <pic:spPr>
                              <a:xfrm>
                                <a:off x="0" y="0"/>
                                <a:ext cx="8448675" cy="4295775"/>
                              </a:xfrm>
                              <a:prstGeom prst="rect"/>
                              <a:ln/>
                            </pic:spPr>
                          </pic:pic>
                        </a:graphicData>
                      </a:graphic>
                    </wp:anchor>
                  </w:drawing>
                </mc:Fallback>
              </mc:AlternateContent>
            </w:r>
          </w:p>
          <w:p w:rsidR="00000000" w:rsidDel="00000000" w:rsidP="00000000" w:rsidRDefault="00000000" w:rsidRPr="00000000" w14:paraId="0000022F">
            <w:pPr>
              <w:widowControl w:val="0"/>
              <w:spacing w:line="240" w:lineRule="auto"/>
              <w:rPr/>
            </w:pPr>
            <w:r w:rsidDel="00000000" w:rsidR="00000000" w:rsidRPr="00000000">
              <w:rPr>
                <w:rtl w:val="0"/>
              </w:rPr>
              <w:t xml:space="preserve">Fuente: elaboración propia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1">
            <w:pPr>
              <w:widowControl w:val="0"/>
              <w:spacing w:line="240" w:lineRule="auto"/>
              <w:rPr>
                <w:b w:val="1"/>
              </w:rPr>
            </w:pPr>
            <w:r w:rsidDel="00000000" w:rsidR="00000000" w:rsidRPr="00000000">
              <w:rPr>
                <w:b w:val="1"/>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232">
            <w:pPr>
              <w:spacing w:line="240" w:lineRule="auto"/>
              <w:jc w:val="both"/>
              <w:rPr>
                <w:b w:val="1"/>
              </w:rPr>
            </w:pPr>
            <w:r w:rsidDel="00000000" w:rsidR="00000000" w:rsidRPr="00000000">
              <w:rPr>
                <w:b w:val="1"/>
                <w:rtl w:val="0"/>
              </w:rPr>
              <w:t xml:space="preserve">Imagen: </w:t>
            </w:r>
            <w:hyperlink r:id="rId49">
              <w:r w:rsidDel="00000000" w:rsidR="00000000" w:rsidRPr="00000000">
                <w:rPr>
                  <w:b w:val="1"/>
                  <w:color w:val="000000"/>
                  <w:rtl w:val="0"/>
                </w:rPr>
                <w:t xml:space="preserve">623800_CF15_i2</w:t>
              </w:r>
            </w:hyperlink>
            <w:r w:rsidDel="00000000" w:rsidR="00000000" w:rsidRPr="00000000">
              <w:rPr>
                <w:b w:val="1"/>
                <w:color w:val="000000"/>
                <w:rtl w:val="0"/>
              </w:rPr>
              <w:t xml:space="preserve">6</w:t>
            </w:r>
            <w:r w:rsidDel="00000000" w:rsidR="00000000" w:rsidRPr="00000000">
              <w:rPr>
                <w:rtl w:val="0"/>
              </w:rPr>
            </w:r>
          </w:p>
        </w:tc>
      </w:tr>
    </w:tbl>
    <w:p w:rsidR="00000000" w:rsidDel="00000000" w:rsidP="00000000" w:rsidRDefault="00000000" w:rsidRPr="00000000" w14:paraId="00000233">
      <w:pPr>
        <w:spacing w:after="120" w:lineRule="auto"/>
        <w:rPr>
          <w:b w:val="1"/>
        </w:rPr>
      </w:pPr>
      <w:r w:rsidDel="00000000" w:rsidR="00000000" w:rsidRPr="00000000">
        <w:rPr>
          <w:rtl w:val="0"/>
        </w:rPr>
      </w:r>
    </w:p>
    <w:p w:rsidR="00000000" w:rsidDel="00000000" w:rsidP="00000000" w:rsidRDefault="00000000" w:rsidRPr="00000000" w14:paraId="00000234">
      <w:pPr>
        <w:spacing w:after="120" w:lineRule="auto"/>
        <w:rPr>
          <w:b w:val="1"/>
        </w:rPr>
      </w:pPr>
      <w:r w:rsidDel="00000000" w:rsidR="00000000" w:rsidRPr="00000000">
        <w:rPr>
          <w:rtl w:val="0"/>
        </w:rPr>
      </w:r>
    </w:p>
    <w:tbl>
      <w:tblPr>
        <w:tblStyle w:val="Table3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35">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236">
            <w:pPr>
              <w:spacing w:after="120" w:line="240" w:lineRule="auto"/>
              <w:jc w:val="both"/>
              <w:rPr/>
            </w:pPr>
            <w:r w:rsidDel="00000000" w:rsidR="00000000" w:rsidRPr="00000000">
              <w:rPr>
                <w:rtl w:val="0"/>
              </w:rPr>
              <w:t xml:space="preserve">En la activación de los planes de emergencia debe tener prioridad: </w:t>
            </w:r>
          </w:p>
          <w:p w:rsidR="00000000" w:rsidDel="00000000" w:rsidP="00000000" w:rsidRDefault="00000000" w:rsidRPr="00000000" w14:paraId="00000237">
            <w:pPr>
              <w:numPr>
                <w:ilvl w:val="0"/>
                <w:numId w:val="7"/>
              </w:numPr>
              <w:ind w:left="720" w:hanging="360"/>
              <w:jc w:val="both"/>
              <w:rPr>
                <w:color w:val="000000"/>
              </w:rPr>
            </w:pPr>
            <w:r w:rsidDel="00000000" w:rsidR="00000000" w:rsidRPr="00000000">
              <w:rPr>
                <w:color w:val="000000"/>
                <w:rtl w:val="0"/>
              </w:rPr>
              <w:t xml:space="preserve">La integridad de los asistentes. </w:t>
            </w:r>
          </w:p>
          <w:p w:rsidR="00000000" w:rsidDel="00000000" w:rsidP="00000000" w:rsidRDefault="00000000" w:rsidRPr="00000000" w14:paraId="00000238">
            <w:pPr>
              <w:numPr>
                <w:ilvl w:val="0"/>
                <w:numId w:val="7"/>
              </w:numPr>
              <w:ind w:left="720" w:hanging="360"/>
              <w:jc w:val="both"/>
              <w:rPr>
                <w:color w:val="000000"/>
              </w:rPr>
            </w:pPr>
            <w:r w:rsidDel="00000000" w:rsidR="00000000" w:rsidRPr="00000000">
              <w:rPr>
                <w:color w:val="000000"/>
                <w:rtl w:val="0"/>
              </w:rPr>
              <w:t xml:space="preserve">La evacuación segura y la priorización de las personas según su condición (embarazadas, niños, adultos mayores y personas en condición de discapacidad).</w:t>
            </w:r>
          </w:p>
          <w:p w:rsidR="00000000" w:rsidDel="00000000" w:rsidP="00000000" w:rsidRDefault="00000000" w:rsidRPr="00000000" w14:paraId="00000239">
            <w:pPr>
              <w:numPr>
                <w:ilvl w:val="0"/>
                <w:numId w:val="7"/>
              </w:numPr>
              <w:spacing w:after="120" w:lineRule="auto"/>
              <w:ind w:left="720" w:hanging="360"/>
              <w:jc w:val="both"/>
              <w:rPr>
                <w:color w:val="000000"/>
              </w:rPr>
            </w:pPr>
            <w:r w:rsidDel="00000000" w:rsidR="00000000" w:rsidRPr="00000000">
              <w:rPr>
                <w:color w:val="000000"/>
                <w:rtl w:val="0"/>
              </w:rPr>
              <w:t xml:space="preserve">Mitigar el daño ocasionado por la materialización del riesgo. </w:t>
            </w:r>
          </w:p>
        </w:tc>
      </w:tr>
    </w:tbl>
    <w:p w:rsidR="00000000" w:rsidDel="00000000" w:rsidP="00000000" w:rsidRDefault="00000000" w:rsidRPr="00000000" w14:paraId="0000023A">
      <w:pPr>
        <w:spacing w:after="120" w:lineRule="auto"/>
        <w:rPr>
          <w:b w:val="1"/>
        </w:rPr>
      </w:pPr>
      <w:r w:rsidDel="00000000" w:rsidR="00000000" w:rsidRPr="00000000">
        <w:rPr>
          <w:rtl w:val="0"/>
        </w:rPr>
      </w:r>
    </w:p>
    <w:p w:rsidR="00000000" w:rsidDel="00000000" w:rsidP="00000000" w:rsidRDefault="00000000" w:rsidRPr="00000000" w14:paraId="0000023B">
      <w:pPr>
        <w:spacing w:after="120" w:lineRule="auto"/>
        <w:rPr>
          <w:b w:val="1"/>
        </w:rPr>
      </w:pPr>
      <w:r w:rsidDel="00000000" w:rsidR="00000000" w:rsidRPr="00000000">
        <w:rPr>
          <w:rtl w:val="0"/>
        </w:rPr>
      </w:r>
    </w:p>
    <w:tbl>
      <w:tblPr>
        <w:tblStyle w:val="Table32"/>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739"/>
        <w:gridCol w:w="5089"/>
        <w:gridCol w:w="6583"/>
        <w:tblGridChange w:id="0">
          <w:tblGrid>
            <w:gridCol w:w="1739"/>
            <w:gridCol w:w="5089"/>
            <w:gridCol w:w="6583"/>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3C">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3D">
            <w:pPr>
              <w:pStyle w:val="Title"/>
              <w:widowControl w:val="0"/>
              <w:spacing w:line="240" w:lineRule="auto"/>
              <w:jc w:val="center"/>
              <w:rPr>
                <w:sz w:val="22"/>
                <w:szCs w:val="22"/>
              </w:rPr>
            </w:pPr>
            <w:bookmarkStart w:colFirst="0" w:colLast="0" w:name="_heading=h.tyjcwt" w:id="13"/>
            <w:bookmarkEnd w:id="13"/>
            <w:r w:rsidDel="00000000" w:rsidR="00000000" w:rsidRPr="00000000">
              <w:rPr>
                <w:sz w:val="22"/>
                <w:szCs w:val="22"/>
                <w:rtl w:val="0"/>
              </w:rPr>
              <w:t xml:space="preserve">Infografía interactiva modal</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F">
            <w:pPr>
              <w:widowControl w:val="0"/>
              <w:spacing w:line="240" w:lineRule="auto"/>
              <w:rPr>
                <w:b w:val="1"/>
              </w:rPr>
            </w:pPr>
            <w:r w:rsidDel="00000000" w:rsidR="00000000" w:rsidRPr="00000000">
              <w:rPr>
                <w:b w:val="1"/>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240">
            <w:pPr>
              <w:widowControl w:val="0"/>
              <w:spacing w:line="240" w:lineRule="auto"/>
              <w:rPr/>
            </w:pPr>
            <w:r w:rsidDel="00000000" w:rsidR="00000000" w:rsidRPr="00000000">
              <w:rPr>
                <w:rtl w:val="0"/>
              </w:rPr>
              <w:t xml:space="preserve">La activación del plan de emergencias tendrá como paso inicial la evacuación, que, de acuerdo con la Dirección de Prevención y Atención de Emergencias (DPAE), es el desalojo, “de manera ordenada y segura [de] un área o edificación que puede verse afectada por la ocurrencia de un evento peligroso a una zona segura” (2011, p. 1). La Figura 4 muestra los tipos de evacuación.</w:t>
            </w:r>
          </w:p>
          <w:p w:rsidR="00000000" w:rsidDel="00000000" w:rsidP="00000000" w:rsidRDefault="00000000" w:rsidRPr="00000000" w14:paraId="00000241">
            <w:pPr>
              <w:widowControl w:val="0"/>
              <w:spacing w:line="240" w:lineRule="auto"/>
              <w:rPr/>
            </w:pPr>
            <w:r w:rsidDel="00000000" w:rsidR="00000000" w:rsidRPr="00000000">
              <w:rPr>
                <w:rtl w:val="0"/>
              </w:rPr>
            </w:r>
          </w:p>
          <w:p w:rsidR="00000000" w:rsidDel="00000000" w:rsidP="00000000" w:rsidRDefault="00000000" w:rsidRPr="00000000" w14:paraId="00000242">
            <w:pPr>
              <w:widowControl w:val="0"/>
              <w:spacing w:line="240" w:lineRule="auto"/>
              <w:rPr>
                <w:b w:val="1"/>
              </w:rPr>
            </w:pPr>
            <w:r w:rsidDel="00000000" w:rsidR="00000000" w:rsidRPr="00000000">
              <w:rPr>
                <w:b w:val="1"/>
                <w:rtl w:val="0"/>
              </w:rPr>
              <w:t xml:space="preserve">Figura 4</w:t>
            </w:r>
          </w:p>
          <w:p w:rsidR="00000000" w:rsidDel="00000000" w:rsidP="00000000" w:rsidRDefault="00000000" w:rsidRPr="00000000" w14:paraId="00000243">
            <w:pPr>
              <w:widowControl w:val="0"/>
              <w:spacing w:line="240" w:lineRule="auto"/>
              <w:rPr>
                <w:i w:val="1"/>
              </w:rPr>
            </w:pPr>
            <w:r w:rsidDel="00000000" w:rsidR="00000000" w:rsidRPr="00000000">
              <w:rPr>
                <w:i w:val="1"/>
                <w:rtl w:val="0"/>
              </w:rPr>
              <w:t xml:space="preserve">Tipos de evacuación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45">
            <w:pPr>
              <w:widowControl w:val="0"/>
              <w:spacing w:line="240" w:lineRule="auto"/>
              <w:jc w:val="center"/>
              <w:rPr/>
            </w:pPr>
            <w:r w:rsidDel="00000000" w:rsidR="00000000" w:rsidRPr="00000000">
              <w:rPr/>
              <mc:AlternateContent>
                <mc:Choice Requires="wpg">
                  <w:drawing>
                    <wp:inline distB="0" distT="0" distL="0" distR="0">
                      <wp:extent cx="8001000" cy="3505200"/>
                      <wp:effectExtent b="0" l="0" r="0" t="0"/>
                      <wp:docPr id="457" name=""/>
                      <a:graphic>
                        <a:graphicData uri="http://schemas.microsoft.com/office/word/2010/wordprocessingGroup">
                          <wpg:wgp>
                            <wpg:cNvGrpSpPr/>
                            <wpg:grpSpPr>
                              <a:xfrm>
                                <a:off x="1345500" y="2027400"/>
                                <a:ext cx="8001000" cy="3505200"/>
                                <a:chOff x="1345500" y="2027400"/>
                                <a:chExt cx="8001025" cy="3505200"/>
                              </a:xfrm>
                            </wpg:grpSpPr>
                            <wpg:grpSp>
                              <wpg:cNvGrpSpPr/>
                              <wpg:grpSpPr>
                                <a:xfrm>
                                  <a:off x="-2610340" y="1419106"/>
                                  <a:ext cx="11956840" cy="4721788"/>
                                  <a:chOff x="-3962119" y="-608294"/>
                                  <a:chExt cx="11975819" cy="4721788"/>
                                </a:xfrm>
                              </wpg:grpSpPr>
                              <wps:wsp>
                                <wps:cNvSpPr/>
                                <wps:cNvPr id="5" name="Shape 5"/>
                                <wps:spPr>
                                  <a:xfrm>
                                    <a:off x="0" y="0"/>
                                    <a:ext cx="8013700" cy="350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62119" y="-608294"/>
                                    <a:ext cx="11963119" cy="4721788"/>
                                    <a:chOff x="-3962119" y="-608294"/>
                                    <a:chExt cx="11963119" cy="4721788"/>
                                  </a:xfrm>
                                </wpg:grpSpPr>
                                <wps:wsp>
                                  <wps:cNvSpPr/>
                                  <wps:cNvPr id="27" name="Shape 27"/>
                                  <wps:spPr>
                                    <a:xfrm>
                                      <a:off x="0" y="0"/>
                                      <a:ext cx="8001000" cy="350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3962119" y="-608294"/>
                                      <a:ext cx="4721788" cy="4721788"/>
                                    </a:xfrm>
                                    <a:prstGeom prst="blockArc">
                                      <a:avLst>
                                        <a:gd fmla="val 18900000" name="adj1"/>
                                        <a:gd fmla="val 2700000" name="adj2"/>
                                        <a:gd fmla="val 457" name="adj3"/>
                                      </a:avLst>
                                    </a:prstGeom>
                                    <a:no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398098" y="269479"/>
                                      <a:ext cx="7556540" cy="539239"/>
                                    </a:xfrm>
                                    <a:prstGeom prst="rect">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398098" y="269479"/>
                                      <a:ext cx="7556540" cy="53923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Preventiva: Se efectúa ante factores considerados como generadores de un posible evento de emergencia, que es potencialmente peligroso para la vida de las personas.</w:t>
                                        </w:r>
                                      </w:p>
                                    </w:txbxContent>
                                  </wps:txbx>
                                  <wps:bodyPr anchorCtr="0" anchor="ctr" bIns="27925" lIns="428000" spcFirstLastPara="1" rIns="27925" wrap="square" tIns="27925">
                                    <a:noAutofit/>
                                  </wps:bodyPr>
                                </wps:wsp>
                                <wps:wsp>
                                  <wps:cNvSpPr/>
                                  <wps:cNvPr id="31" name="Shape 31"/>
                                  <wps:spPr>
                                    <a:xfrm>
                                      <a:off x="61073" y="202074"/>
                                      <a:ext cx="674049" cy="674049"/>
                                    </a:xfrm>
                                    <a:prstGeom prst="ellipse">
                                      <a:avLst/>
                                    </a:prstGeom>
                                    <a:solidFill>
                                      <a:schemeClr val="lt1"/>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753617" y="1078479"/>
                                      <a:ext cx="7247382" cy="539239"/>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753617" y="1078479"/>
                                      <a:ext cx="7247382" cy="53923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Emergencia: Cuando un evento afecta directa o indirectamente a las personas, y si no se ejecuta un plan para la prevención de desastres, la pérdida de vidas es inevitable.</w:t>
                                        </w:r>
                                      </w:p>
                                    </w:txbxContent>
                                  </wps:txbx>
                                  <wps:bodyPr anchorCtr="0" anchor="ctr" bIns="27925" lIns="428000" spcFirstLastPara="1" rIns="27925" wrap="square" tIns="27925">
                                    <a:noAutofit/>
                                  </wps:bodyPr>
                                </wps:wsp>
                                <wps:wsp>
                                  <wps:cNvSpPr/>
                                  <wps:cNvPr id="34" name="Shape 34"/>
                                  <wps:spPr>
                                    <a:xfrm>
                                      <a:off x="370232" y="1011074"/>
                                      <a:ext cx="674049" cy="674049"/>
                                    </a:xfrm>
                                    <a:prstGeom prst="ellipse">
                                      <a:avLst/>
                                    </a:prstGeom>
                                    <a:solidFill>
                                      <a:schemeClr val="lt1"/>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707257" y="1887480"/>
                                      <a:ext cx="7247382" cy="539239"/>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707257" y="1887480"/>
                                      <a:ext cx="7247382" cy="53923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Parcial: Cuando el riesgo afecta un área definida, por lo que solo es necesario evacuar una parte de la población sin afectación de las otras.</w:t>
                                        </w:r>
                                      </w:p>
                                    </w:txbxContent>
                                  </wps:txbx>
                                  <wps:bodyPr anchorCtr="0" anchor="ctr" bIns="27925" lIns="428000" spcFirstLastPara="1" rIns="27925" wrap="square" tIns="27925">
                                    <a:noAutofit/>
                                  </wps:bodyPr>
                                </wps:wsp>
                                <wps:wsp>
                                  <wps:cNvSpPr/>
                                  <wps:cNvPr id="37" name="Shape 37"/>
                                  <wps:spPr>
                                    <a:xfrm>
                                      <a:off x="370232" y="1820075"/>
                                      <a:ext cx="674049" cy="674049"/>
                                    </a:xfrm>
                                    <a:prstGeom prst="ellipse">
                                      <a:avLst/>
                                    </a:prstGeom>
                                    <a:solidFill>
                                      <a:schemeClr val="lt1"/>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398098" y="2696480"/>
                                      <a:ext cx="7556540" cy="539239"/>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398098" y="2696480"/>
                                      <a:ext cx="7556540" cy="53923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Total: Cuando hay que movilizar a todas las personas de una zona definida por la amenaza de un evento, como parte de una medida de contingencia.</w:t>
                                        </w:r>
                                      </w:p>
                                    </w:txbxContent>
                                  </wps:txbx>
                                  <wps:bodyPr anchorCtr="0" anchor="ctr" bIns="27925" lIns="428000" spcFirstLastPara="1" rIns="27925" wrap="square" tIns="27925">
                                    <a:noAutofit/>
                                  </wps:bodyPr>
                                </wps:wsp>
                                <wps:wsp>
                                  <wps:cNvSpPr/>
                                  <wps:cNvPr id="40" name="Shape 40"/>
                                  <wps:spPr>
                                    <a:xfrm>
                                      <a:off x="61073" y="2629075"/>
                                      <a:ext cx="674049" cy="674049"/>
                                    </a:xfrm>
                                    <a:prstGeom prst="ellipse">
                                      <a:avLst/>
                                    </a:prstGeom>
                                    <a:solidFill>
                                      <a:schemeClr val="lt1"/>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8001000" cy="3505200"/>
                      <wp:effectExtent b="0" l="0" r="0" t="0"/>
                      <wp:docPr id="457" name="image46.png"/>
                      <a:graphic>
                        <a:graphicData uri="http://schemas.openxmlformats.org/drawingml/2006/picture">
                          <pic:pic>
                            <pic:nvPicPr>
                              <pic:cNvPr id="0" name="image46.png"/>
                              <pic:cNvPicPr preferRelativeResize="0"/>
                            </pic:nvPicPr>
                            <pic:blipFill>
                              <a:blip r:embed="rId50"/>
                              <a:srcRect/>
                              <a:stretch>
                                <a:fillRect/>
                              </a:stretch>
                            </pic:blipFill>
                            <pic:spPr>
                              <a:xfrm>
                                <a:off x="0" y="0"/>
                                <a:ext cx="8001000" cy="3505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46">
            <w:pPr>
              <w:widowControl w:val="0"/>
              <w:spacing w:line="240" w:lineRule="auto"/>
              <w:jc w:val="center"/>
              <w:rPr/>
            </w:pPr>
            <w:r w:rsidDel="00000000" w:rsidR="00000000" w:rsidRPr="00000000">
              <w:rPr>
                <w:rtl w:val="0"/>
              </w:rPr>
              <w:t xml:space="preserve">Fuente: elaboración propia con base en DPAE, 2011, p.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49">
            <w:pPr>
              <w:widowControl w:val="0"/>
              <w:spacing w:line="240" w:lineRule="auto"/>
              <w:rPr>
                <w:b w:val="1"/>
              </w:rPr>
            </w:pPr>
            <w:r w:rsidDel="00000000" w:rsidR="00000000" w:rsidRPr="00000000">
              <w:rPr>
                <w:b w:val="1"/>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24A">
            <w:pPr>
              <w:widowControl w:val="0"/>
              <w:spacing w:line="240" w:lineRule="auto"/>
              <w:rPr>
                <w:b w:val="1"/>
                <w:color w:val="000000"/>
                <w:u w:val="single"/>
              </w:rPr>
            </w:pPr>
            <w:r w:rsidDel="00000000" w:rsidR="00000000" w:rsidRPr="00000000">
              <w:rPr>
                <w:b w:val="1"/>
                <w:rtl w:val="0"/>
              </w:rPr>
              <w:t xml:space="preserve">Imagen: </w:t>
            </w:r>
            <w:hyperlink r:id="rId51">
              <w:r w:rsidDel="00000000" w:rsidR="00000000" w:rsidRPr="00000000">
                <w:rPr>
                  <w:b w:val="1"/>
                  <w:color w:val="000000"/>
                  <w:u w:val="single"/>
                  <w:rtl w:val="0"/>
                </w:rPr>
                <w:t xml:space="preserve">623800_CF15_i2</w:t>
              </w:r>
            </w:hyperlink>
            <w:r w:rsidDel="00000000" w:rsidR="00000000" w:rsidRPr="00000000">
              <w:rPr>
                <w:b w:val="1"/>
                <w:color w:val="000000"/>
                <w:u w:val="single"/>
                <w:rtl w:val="0"/>
              </w:rPr>
              <w:t xml:space="preserve">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C">
            <w:pPr>
              <w:widowControl w:val="0"/>
              <w:spacing w:line="240" w:lineRule="auto"/>
              <w:rPr>
                <w:b w:val="1"/>
              </w:rPr>
            </w:pPr>
            <w:r w:rsidDel="00000000" w:rsidR="00000000" w:rsidRPr="00000000">
              <w:rPr>
                <w:b w:val="1"/>
                <w:rtl w:val="0"/>
              </w:rPr>
              <w:t xml:space="preserve">Punto modal 1</w:t>
            </w:r>
          </w:p>
        </w:tc>
        <w:tc>
          <w:tcPr>
            <w:shd w:fill="auto" w:val="clear"/>
            <w:tcMar>
              <w:top w:w="100.0" w:type="dxa"/>
              <w:left w:w="100.0" w:type="dxa"/>
              <w:bottom w:w="100.0" w:type="dxa"/>
              <w:right w:w="100.0" w:type="dxa"/>
            </w:tcMar>
          </w:tcPr>
          <w:p w:rsidR="00000000" w:rsidDel="00000000" w:rsidP="00000000" w:rsidRDefault="00000000" w:rsidRPr="00000000" w14:paraId="0000024D">
            <w:pPr>
              <w:widowControl w:val="0"/>
              <w:spacing w:line="240" w:lineRule="auto"/>
              <w:rPr/>
            </w:pPr>
            <w:r w:rsidDel="00000000" w:rsidR="00000000" w:rsidRPr="00000000">
              <w:rPr>
                <w:rtl w:val="0"/>
              </w:rPr>
              <w:t xml:space="preserve">Preventiva: Se efectúa ante factores considerados como generadores de un posible evento de emergencia, que es potencialmente peligroso para la vida de las personas.</w:t>
            </w:r>
          </w:p>
        </w:tc>
        <w:tc>
          <w:tcPr>
            <w:shd w:fill="auto" w:val="clear"/>
            <w:tcMar>
              <w:top w:w="100.0" w:type="dxa"/>
              <w:left w:w="100.0" w:type="dxa"/>
              <w:bottom w:w="100.0" w:type="dxa"/>
              <w:right w:w="100.0" w:type="dxa"/>
            </w:tcMar>
          </w:tcPr>
          <w:p w:rsidR="00000000" w:rsidDel="00000000" w:rsidP="00000000" w:rsidRDefault="00000000" w:rsidRPr="00000000" w14:paraId="0000024E">
            <w:pPr>
              <w:widowControl w:val="0"/>
              <w:spacing w:line="240" w:lineRule="auto"/>
              <w:rPr/>
            </w:pPr>
            <w:r w:rsidDel="00000000" w:rsidR="00000000" w:rsidRPr="00000000">
              <w:rPr>
                <w:rtl w:val="0"/>
              </w:rPr>
              <w:t xml:space="preserve">Primer círculo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F">
            <w:pPr>
              <w:widowControl w:val="0"/>
              <w:spacing w:line="240" w:lineRule="auto"/>
              <w:rPr>
                <w:b w:val="1"/>
              </w:rPr>
            </w:pPr>
            <w:r w:rsidDel="00000000" w:rsidR="00000000" w:rsidRPr="00000000">
              <w:rPr>
                <w:b w:val="1"/>
                <w:rtl w:val="0"/>
              </w:rPr>
              <w:t xml:space="preserve">Punto modal 2</w:t>
            </w:r>
          </w:p>
        </w:tc>
        <w:tc>
          <w:tcPr>
            <w:shd w:fill="auto" w:val="clear"/>
            <w:tcMar>
              <w:top w:w="100.0" w:type="dxa"/>
              <w:left w:w="100.0" w:type="dxa"/>
              <w:bottom w:w="100.0" w:type="dxa"/>
              <w:right w:w="100.0" w:type="dxa"/>
            </w:tcMar>
          </w:tcPr>
          <w:p w:rsidR="00000000" w:rsidDel="00000000" w:rsidP="00000000" w:rsidRDefault="00000000" w:rsidRPr="00000000" w14:paraId="00000250">
            <w:pPr>
              <w:widowControl w:val="0"/>
              <w:spacing w:line="240" w:lineRule="auto"/>
              <w:rPr/>
            </w:pPr>
            <w:r w:rsidDel="00000000" w:rsidR="00000000" w:rsidRPr="00000000">
              <w:rPr>
                <w:rtl w:val="0"/>
              </w:rPr>
              <w:t xml:space="preserve">Emergencia: Cuando un evento afecta directa o indirectamente a las personas, y si no se ejecuta un plan para la prevención de desastres, la pérdida de vidas es inevitable.</w:t>
            </w:r>
          </w:p>
        </w:tc>
        <w:tc>
          <w:tcPr>
            <w:shd w:fill="auto" w:val="clear"/>
            <w:tcMar>
              <w:top w:w="100.0" w:type="dxa"/>
              <w:left w:w="100.0" w:type="dxa"/>
              <w:bottom w:w="100.0" w:type="dxa"/>
              <w:right w:w="100.0" w:type="dxa"/>
            </w:tcMar>
          </w:tcPr>
          <w:p w:rsidR="00000000" w:rsidDel="00000000" w:rsidP="00000000" w:rsidRDefault="00000000" w:rsidRPr="00000000" w14:paraId="00000251">
            <w:pPr>
              <w:widowControl w:val="0"/>
              <w:spacing w:line="240" w:lineRule="auto"/>
              <w:rPr/>
            </w:pPr>
            <w:r w:rsidDel="00000000" w:rsidR="00000000" w:rsidRPr="00000000">
              <w:rPr>
                <w:rtl w:val="0"/>
              </w:rPr>
              <w:t xml:space="preserve">Segundo círculo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2">
            <w:pPr>
              <w:widowControl w:val="0"/>
              <w:spacing w:line="240" w:lineRule="auto"/>
              <w:rPr>
                <w:b w:val="1"/>
              </w:rPr>
            </w:pPr>
            <w:r w:rsidDel="00000000" w:rsidR="00000000" w:rsidRPr="00000000">
              <w:rPr>
                <w:b w:val="1"/>
                <w:rtl w:val="0"/>
              </w:rPr>
              <w:t xml:space="preserve">Punto modal 3</w:t>
            </w:r>
          </w:p>
        </w:tc>
        <w:tc>
          <w:tcPr>
            <w:shd w:fill="auto" w:val="clear"/>
            <w:tcMar>
              <w:top w:w="100.0" w:type="dxa"/>
              <w:left w:w="100.0" w:type="dxa"/>
              <w:bottom w:w="100.0" w:type="dxa"/>
              <w:right w:w="100.0" w:type="dxa"/>
            </w:tcMar>
          </w:tcPr>
          <w:p w:rsidR="00000000" w:rsidDel="00000000" w:rsidP="00000000" w:rsidRDefault="00000000" w:rsidRPr="00000000" w14:paraId="00000253">
            <w:pPr>
              <w:widowControl w:val="0"/>
              <w:spacing w:line="240" w:lineRule="auto"/>
              <w:rPr/>
            </w:pPr>
            <w:r w:rsidDel="00000000" w:rsidR="00000000" w:rsidRPr="00000000">
              <w:rPr>
                <w:rtl w:val="0"/>
              </w:rPr>
              <w:t xml:space="preserve">Parcial: Cuando el riesgo afecta un área definida, por lo que solo es necesario evacuar una parte de la población sin afectación de las otras.</w:t>
            </w:r>
          </w:p>
        </w:tc>
        <w:tc>
          <w:tcPr>
            <w:shd w:fill="auto" w:val="clear"/>
            <w:tcMar>
              <w:top w:w="100.0" w:type="dxa"/>
              <w:left w:w="100.0" w:type="dxa"/>
              <w:bottom w:w="100.0" w:type="dxa"/>
              <w:right w:w="100.0" w:type="dxa"/>
            </w:tcMar>
          </w:tcPr>
          <w:p w:rsidR="00000000" w:rsidDel="00000000" w:rsidP="00000000" w:rsidRDefault="00000000" w:rsidRPr="00000000" w14:paraId="00000254">
            <w:pPr>
              <w:widowControl w:val="0"/>
              <w:spacing w:line="240" w:lineRule="auto"/>
              <w:rPr/>
            </w:pPr>
            <w:r w:rsidDel="00000000" w:rsidR="00000000" w:rsidRPr="00000000">
              <w:rPr>
                <w:rtl w:val="0"/>
              </w:rPr>
              <w:t xml:space="preserve">Tercer círculo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5">
            <w:pPr>
              <w:widowControl w:val="0"/>
              <w:spacing w:line="240" w:lineRule="auto"/>
              <w:rPr>
                <w:b w:val="1"/>
              </w:rPr>
            </w:pPr>
            <w:r w:rsidDel="00000000" w:rsidR="00000000" w:rsidRPr="00000000">
              <w:rPr>
                <w:b w:val="1"/>
                <w:rtl w:val="0"/>
              </w:rPr>
              <w:t xml:space="preserve">Punto modal 4</w:t>
            </w:r>
          </w:p>
        </w:tc>
        <w:tc>
          <w:tcPr>
            <w:shd w:fill="auto" w:val="clear"/>
            <w:tcMar>
              <w:top w:w="100.0" w:type="dxa"/>
              <w:left w:w="100.0" w:type="dxa"/>
              <w:bottom w:w="100.0" w:type="dxa"/>
              <w:right w:w="100.0" w:type="dxa"/>
            </w:tcMar>
          </w:tcPr>
          <w:p w:rsidR="00000000" w:rsidDel="00000000" w:rsidP="00000000" w:rsidRDefault="00000000" w:rsidRPr="00000000" w14:paraId="00000256">
            <w:pPr>
              <w:widowControl w:val="0"/>
              <w:spacing w:line="240" w:lineRule="auto"/>
              <w:rPr/>
            </w:pPr>
            <w:r w:rsidDel="00000000" w:rsidR="00000000" w:rsidRPr="00000000">
              <w:rPr>
                <w:rtl w:val="0"/>
              </w:rPr>
              <w:t xml:space="preserve">Total: Cuando hay que movilizar a todas las personas de una zona definida por la amenaza de un evento, como parte de una medida de contingencia.</w:t>
            </w:r>
          </w:p>
        </w:tc>
        <w:tc>
          <w:tcPr>
            <w:shd w:fill="auto" w:val="clear"/>
            <w:tcMar>
              <w:top w:w="100.0" w:type="dxa"/>
              <w:left w:w="100.0" w:type="dxa"/>
              <w:bottom w:w="100.0" w:type="dxa"/>
              <w:right w:w="100.0" w:type="dxa"/>
            </w:tcMar>
          </w:tcPr>
          <w:p w:rsidR="00000000" w:rsidDel="00000000" w:rsidP="00000000" w:rsidRDefault="00000000" w:rsidRPr="00000000" w14:paraId="00000257">
            <w:pPr>
              <w:widowControl w:val="0"/>
              <w:spacing w:line="240" w:lineRule="auto"/>
              <w:rPr/>
            </w:pPr>
            <w:r w:rsidDel="00000000" w:rsidR="00000000" w:rsidRPr="00000000">
              <w:rPr>
                <w:rtl w:val="0"/>
              </w:rPr>
              <w:t xml:space="preserve">Cuarto círculo</w:t>
            </w:r>
          </w:p>
        </w:tc>
      </w:tr>
    </w:tbl>
    <w:p w:rsidR="00000000" w:rsidDel="00000000" w:rsidP="00000000" w:rsidRDefault="00000000" w:rsidRPr="00000000" w14:paraId="00000258">
      <w:pPr>
        <w:spacing w:after="120" w:lineRule="auto"/>
        <w:rPr>
          <w:b w:val="1"/>
        </w:rPr>
      </w:pPr>
      <w:r w:rsidDel="00000000" w:rsidR="00000000" w:rsidRPr="00000000">
        <w:rPr>
          <w:rtl w:val="0"/>
        </w:rPr>
      </w:r>
    </w:p>
    <w:tbl>
      <w:tblPr>
        <w:tblStyle w:val="Table3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59">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25A">
            <w:pPr>
              <w:spacing w:after="120" w:line="240" w:lineRule="auto"/>
              <w:jc w:val="both"/>
              <w:rPr/>
            </w:pPr>
            <w:r w:rsidDel="00000000" w:rsidR="00000000" w:rsidRPr="00000000">
              <w:rPr>
                <w:rtl w:val="0"/>
              </w:rPr>
              <w:t xml:space="preserve">Es importante recordar que la evacuación debe contemplarse en el plan de emergencias, por lo tanto, antes de comenzar el evento deben establecerse suficientes vías de evacuación de acuerdo con la cantidad de asistentes al evento; señalizarlas, mantenerlas libres de obstáculos todo el tiempo, tener alarmas sonoras y disponer de sistemas de iluminación alternos para evitar accidentes por estampidas o por situaciones que se puedan salir de control. En el proceso los organizadores y su equipo de brigadistas deben contar con el apoyo de los organismos externos, como la Policía Nacional, Bomberos, Defensa Civil y Cruz Roja. Siempre se deben usar frases de orientación, evitar los gritos o incitar a correr, ya que esto altera el comportamiento de las personas, provocando situaciones peligrosas.</w:t>
            </w:r>
          </w:p>
        </w:tc>
      </w:tr>
    </w:tbl>
    <w:p w:rsidR="00000000" w:rsidDel="00000000" w:rsidP="00000000" w:rsidRDefault="00000000" w:rsidRPr="00000000" w14:paraId="0000025B">
      <w:pPr>
        <w:spacing w:after="120" w:lineRule="auto"/>
        <w:rPr>
          <w:b w:val="1"/>
        </w:rPr>
      </w:pPr>
      <w:r w:rsidDel="00000000" w:rsidR="00000000" w:rsidRPr="00000000">
        <w:rPr>
          <w:rtl w:val="0"/>
        </w:rPr>
      </w:r>
    </w:p>
    <w:tbl>
      <w:tblPr>
        <w:tblStyle w:val="Table3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5C">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5D">
            <w:pPr>
              <w:pStyle w:val="Title"/>
              <w:widowControl w:val="0"/>
              <w:spacing w:line="240" w:lineRule="auto"/>
              <w:jc w:val="center"/>
              <w:rPr>
                <w:sz w:val="22"/>
                <w:szCs w:val="22"/>
              </w:rPr>
            </w:pPr>
            <w:r w:rsidDel="00000000" w:rsidR="00000000" w:rsidRPr="00000000">
              <w:rPr>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F">
            <w:pPr>
              <w:widowControl w:val="0"/>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60">
            <w:pPr>
              <w:spacing w:after="120" w:line="240" w:lineRule="auto"/>
              <w:jc w:val="both"/>
              <w:rPr/>
            </w:pPr>
            <w:r w:rsidDel="00000000" w:rsidR="00000000" w:rsidRPr="00000000">
              <w:rPr>
                <w:rtl w:val="0"/>
              </w:rPr>
              <w:t xml:space="preserve">Para entender este procedimiento de la activación de planes de emergencia y contingencia, se deben ejecutar simulaciones y simulacros. Las simulaciones son ejercicios de salón que no requieren mayor número de recursos; se hacen a partir de la toma de decisiones con situaciones creadas por la narrativa de un </w:t>
            </w:r>
            <w:r w:rsidDel="00000000" w:rsidR="00000000" w:rsidRPr="00000000">
              <w:rPr>
                <w:rtl w:val="0"/>
              </w:rPr>
              <w:t xml:space="preserve">guion</w:t>
            </w:r>
            <w:r w:rsidDel="00000000" w:rsidR="00000000" w:rsidRPr="00000000">
              <w:rPr>
                <w:rtl w:val="0"/>
              </w:rPr>
              <w:t xml:space="preserve">, donde se expresa de manera ordenada cuáles serían las medidas de actuación, siempre teniendo como referente el plan de emergencias y contingencias de cada evento. En este tipo de ejercicios deben participar los organizadores, el comité de emergencia y los organismos externos que apoyan el desarrollo de la actividad.</w:t>
            </w:r>
          </w:p>
          <w:p w:rsidR="00000000" w:rsidDel="00000000" w:rsidP="00000000" w:rsidRDefault="00000000" w:rsidRPr="00000000" w14:paraId="00000261">
            <w:pPr>
              <w:spacing w:after="120" w:line="240" w:lineRule="auto"/>
              <w:jc w:val="both"/>
              <w:rPr/>
            </w:pPr>
            <w:r w:rsidDel="00000000" w:rsidR="00000000" w:rsidRPr="00000000">
              <w:rPr>
                <w:rtl w:val="0"/>
              </w:rPr>
              <w:t xml:space="preserve">Por otra parte, el simulacro es una actividad práctica, en la que se representan acciones de respuesta y protección ante amenazas, que se ha planeado en un escenario específico, con base en la identificación y evaluación de riesgos y amenazas. Sirve para evaluar la capacidad de recursos y respuestas ante una situación amenazante.</w:t>
            </w:r>
          </w:p>
          <w:p w:rsidR="00000000" w:rsidDel="00000000" w:rsidP="00000000" w:rsidRDefault="00000000" w:rsidRPr="00000000" w14:paraId="00000262">
            <w:pPr>
              <w:spacing w:after="120" w:line="240" w:lineRule="auto"/>
              <w:jc w:val="both"/>
              <w:rPr/>
            </w:pPr>
            <w:r w:rsidDel="00000000" w:rsidR="00000000" w:rsidRPr="00000000">
              <w:rPr>
                <w:rtl w:val="0"/>
              </w:rPr>
              <w:t xml:space="preserve">Se deben tener en cuenta diversas variables, como las siguientes: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64">
            <w:pPr>
              <w:widowControl w:val="0"/>
              <w:spacing w:line="240" w:lineRule="auto"/>
              <w:jc w:val="center"/>
              <w:rPr/>
            </w:pPr>
            <w:r w:rsidDel="00000000" w:rsidR="00000000" w:rsidRPr="00000000">
              <w:rPr>
                <w:rtl w:val="0"/>
              </w:rPr>
              <w:t xml:space="preserve">     </w:t>
            </w:r>
            <w:sdt>
              <w:sdtPr>
                <w:tag w:val="goog_rdk_18"/>
              </w:sdtPr>
              <w:sdtContent>
                <w:commentRangeStart w:id="18"/>
              </w:sdtContent>
            </w:sdt>
            <w:r w:rsidDel="00000000" w:rsidR="00000000" w:rsidRPr="00000000">
              <w:rPr/>
              <w:drawing>
                <wp:inline distB="0" distT="0" distL="0" distR="0">
                  <wp:extent cx="2193895" cy="1535727"/>
                  <wp:effectExtent b="0" l="0" r="0" t="0"/>
                  <wp:docPr descr="Una señal de la caja de luz de flecha de la SALIDA DE FUEGO DE EMERGENCIA está colgada en el techo en la pasarela del hospital, Idea para el incendio de evento o simulacros de evacuación." id="494" name="image38.jpg"/>
                  <a:graphic>
                    <a:graphicData uri="http://schemas.openxmlformats.org/drawingml/2006/picture">
                      <pic:pic>
                        <pic:nvPicPr>
                          <pic:cNvPr descr="Una señal de la caja de luz de flecha de la SALIDA DE FUEGO DE EMERGENCIA está colgada en el techo en la pasarela del hospital, Idea para el incendio de evento o simulacros de evacuación." id="0" name="image38.jpg"/>
                          <pic:cNvPicPr preferRelativeResize="0"/>
                        </pic:nvPicPr>
                        <pic:blipFill>
                          <a:blip r:embed="rId52"/>
                          <a:srcRect b="0" l="0" r="0" t="0"/>
                          <a:stretch>
                            <a:fillRect/>
                          </a:stretch>
                        </pic:blipFill>
                        <pic:spPr>
                          <a:xfrm>
                            <a:off x="0" y="0"/>
                            <a:ext cx="2193895" cy="1535727"/>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265">
            <w:pPr>
              <w:widowControl w:val="0"/>
              <w:spacing w:line="240" w:lineRule="auto"/>
              <w:rPr>
                <w:b w:val="1"/>
              </w:rPr>
            </w:pPr>
            <w:r w:rsidDel="00000000" w:rsidR="00000000" w:rsidRPr="00000000">
              <w:rPr>
                <w:b w:val="1"/>
                <w:rtl w:val="0"/>
              </w:rPr>
              <w:t xml:space="preserve">Imagen: 623800_CF15_i28</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8">
            <w:pPr>
              <w:spacing w:after="120" w:line="240" w:lineRule="auto"/>
              <w:jc w:val="both"/>
              <w:rPr/>
            </w:pPr>
            <w:r w:rsidDel="00000000" w:rsidR="00000000" w:rsidRPr="00000000">
              <w:rPr>
                <w:rtl w:val="0"/>
              </w:rPr>
              <w:t xml:space="preserve">El tipo de simulacro: si es avisado o sin avisar.</w:t>
            </w:r>
          </w:p>
          <w:p w:rsidR="00000000" w:rsidDel="00000000" w:rsidP="00000000" w:rsidRDefault="00000000" w:rsidRPr="00000000" w14:paraId="0000026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B">
            <w:pPr>
              <w:widowControl w:val="0"/>
              <w:spacing w:line="240" w:lineRule="auto"/>
              <w:rPr/>
            </w:pPr>
            <w:sdt>
              <w:sdtPr>
                <w:tag w:val="goog_rdk_19"/>
              </w:sdtPr>
              <w:sdtContent>
                <w:commentRangeStart w:id="19"/>
              </w:sdtContent>
            </w:sdt>
            <w:commentRangeEnd w:id="19"/>
            <w:r w:rsidDel="00000000" w:rsidR="00000000" w:rsidRPr="00000000">
              <w:commentReference w:id="1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116205</wp:posOffset>
                  </wp:positionH>
                  <wp:positionV relativeFrom="paragraph">
                    <wp:posOffset>0</wp:posOffset>
                  </wp:positionV>
                  <wp:extent cx="1114425" cy="1151604"/>
                  <wp:effectExtent b="0" l="0" r="0" t="0"/>
                  <wp:wrapSquare wrapText="bothSides" distB="0" distT="0" distL="114300" distR="114300"/>
                  <wp:docPr descr="Icono plano megáfono. Ilustración vectorial de altavoz" id="484" name="image27.jpg"/>
                  <a:graphic>
                    <a:graphicData uri="http://schemas.openxmlformats.org/drawingml/2006/picture">
                      <pic:pic>
                        <pic:nvPicPr>
                          <pic:cNvPr descr="Icono plano megáfono. Ilustración vectorial de altavoz" id="0" name="image27.jpg"/>
                          <pic:cNvPicPr preferRelativeResize="0"/>
                        </pic:nvPicPr>
                        <pic:blipFill>
                          <a:blip r:embed="rId53"/>
                          <a:srcRect b="0" l="0" r="0" t="0"/>
                          <a:stretch>
                            <a:fillRect/>
                          </a:stretch>
                        </pic:blipFill>
                        <pic:spPr>
                          <a:xfrm>
                            <a:off x="0" y="0"/>
                            <a:ext cx="1114425" cy="1151604"/>
                          </a:xfrm>
                          <a:prstGeom prst="rect"/>
                          <a:ln/>
                        </pic:spPr>
                      </pic:pic>
                    </a:graphicData>
                  </a:graphic>
                </wp:anchor>
              </w:drawing>
            </w:r>
          </w:p>
          <w:p w:rsidR="00000000" w:rsidDel="00000000" w:rsidP="00000000" w:rsidRDefault="00000000" w:rsidRPr="00000000" w14:paraId="0000026C">
            <w:pPr>
              <w:widowControl w:val="0"/>
              <w:spacing w:line="240" w:lineRule="auto"/>
              <w:rPr/>
            </w:pPr>
            <w:r w:rsidDel="00000000" w:rsidR="00000000" w:rsidRPr="00000000">
              <w:rPr>
                <w:rtl w:val="0"/>
              </w:rPr>
            </w:r>
          </w:p>
          <w:p w:rsidR="00000000" w:rsidDel="00000000" w:rsidP="00000000" w:rsidRDefault="00000000" w:rsidRPr="00000000" w14:paraId="0000026D">
            <w:pPr>
              <w:widowControl w:val="0"/>
              <w:spacing w:line="240" w:lineRule="auto"/>
              <w:rPr/>
            </w:pPr>
            <w:r w:rsidDel="00000000" w:rsidR="00000000" w:rsidRPr="00000000">
              <w:rPr>
                <w:rtl w:val="0"/>
              </w:rPr>
            </w:r>
          </w:p>
          <w:p w:rsidR="00000000" w:rsidDel="00000000" w:rsidP="00000000" w:rsidRDefault="00000000" w:rsidRPr="00000000" w14:paraId="0000026E">
            <w:pPr>
              <w:widowControl w:val="0"/>
              <w:spacing w:line="240" w:lineRule="auto"/>
              <w:rPr>
                <w:b w:val="1"/>
              </w:rPr>
            </w:pPr>
            <w:r w:rsidDel="00000000" w:rsidR="00000000" w:rsidRPr="00000000">
              <w:rPr>
                <w:rtl w:val="0"/>
              </w:rPr>
            </w:r>
          </w:p>
          <w:p w:rsidR="00000000" w:rsidDel="00000000" w:rsidP="00000000" w:rsidRDefault="00000000" w:rsidRPr="00000000" w14:paraId="0000026F">
            <w:pPr>
              <w:widowControl w:val="0"/>
              <w:spacing w:line="240" w:lineRule="auto"/>
              <w:rPr>
                <w:b w:val="1"/>
              </w:rPr>
            </w:pPr>
            <w:r w:rsidDel="00000000" w:rsidR="00000000" w:rsidRPr="00000000">
              <w:rPr>
                <w:rtl w:val="0"/>
              </w:rPr>
            </w:r>
          </w:p>
          <w:p w:rsidR="00000000" w:rsidDel="00000000" w:rsidP="00000000" w:rsidRDefault="00000000" w:rsidRPr="00000000" w14:paraId="00000270">
            <w:pPr>
              <w:widowControl w:val="0"/>
              <w:spacing w:line="240" w:lineRule="auto"/>
              <w:rPr>
                <w:b w:val="1"/>
              </w:rPr>
            </w:pPr>
            <w:r w:rsidDel="00000000" w:rsidR="00000000" w:rsidRPr="00000000">
              <w:rPr>
                <w:rtl w:val="0"/>
              </w:rPr>
            </w:r>
          </w:p>
          <w:p w:rsidR="00000000" w:rsidDel="00000000" w:rsidP="00000000" w:rsidRDefault="00000000" w:rsidRPr="00000000" w14:paraId="00000271">
            <w:pPr>
              <w:widowControl w:val="0"/>
              <w:spacing w:line="240" w:lineRule="auto"/>
              <w:rPr>
                <w:b w:val="1"/>
              </w:rPr>
            </w:pPr>
            <w:r w:rsidDel="00000000" w:rsidR="00000000" w:rsidRPr="00000000">
              <w:rPr>
                <w:rtl w:val="0"/>
              </w:rPr>
            </w:r>
          </w:p>
          <w:p w:rsidR="00000000" w:rsidDel="00000000" w:rsidP="00000000" w:rsidRDefault="00000000" w:rsidRPr="00000000" w14:paraId="00000272">
            <w:pPr>
              <w:widowControl w:val="0"/>
              <w:spacing w:line="240" w:lineRule="auto"/>
              <w:rPr>
                <w:b w:val="1"/>
              </w:rPr>
            </w:pPr>
            <w:r w:rsidDel="00000000" w:rsidR="00000000" w:rsidRPr="00000000">
              <w:rPr>
                <w:rtl w:val="0"/>
              </w:rPr>
            </w:r>
          </w:p>
          <w:p w:rsidR="00000000" w:rsidDel="00000000" w:rsidP="00000000" w:rsidRDefault="00000000" w:rsidRPr="00000000" w14:paraId="00000273">
            <w:pPr>
              <w:widowControl w:val="0"/>
              <w:spacing w:line="240" w:lineRule="auto"/>
              <w:rPr/>
            </w:pPr>
            <w:r w:rsidDel="00000000" w:rsidR="00000000" w:rsidRPr="00000000">
              <w:rPr>
                <w:b w:val="1"/>
                <w:rtl w:val="0"/>
              </w:rPr>
              <w:t xml:space="preserve">Imagen: 623800_CF15_i29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4">
            <w:pPr>
              <w:spacing w:after="120" w:line="240" w:lineRule="auto"/>
              <w:jc w:val="both"/>
              <w:rPr/>
            </w:pPr>
            <w:r w:rsidDel="00000000" w:rsidR="00000000" w:rsidRPr="00000000">
              <w:rPr>
                <w:rtl w:val="0"/>
              </w:rPr>
              <w:t xml:space="preserve">De acuerdo con el tipo de emergencia que se quiere evaluar, si es parcial o total.</w:t>
            </w:r>
          </w:p>
          <w:p w:rsidR="00000000" w:rsidDel="00000000" w:rsidP="00000000" w:rsidRDefault="00000000" w:rsidRPr="00000000" w14:paraId="0000027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7">
            <w:pPr>
              <w:widowControl w:val="0"/>
              <w:spacing w:line="240" w:lineRule="auto"/>
              <w:rPr/>
            </w:pPr>
            <w:sdt>
              <w:sdtPr>
                <w:tag w:val="goog_rdk_20"/>
              </w:sdtPr>
              <w:sdtContent>
                <w:commentRangeStart w:id="20"/>
              </w:sdtContent>
            </w:sdt>
            <w:commentRangeEnd w:id="20"/>
            <w:r w:rsidDel="00000000" w:rsidR="00000000" w:rsidRPr="00000000">
              <w:commentReference w:id="2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1905</wp:posOffset>
                  </wp:positionV>
                  <wp:extent cx="2368855" cy="1413510"/>
                  <wp:effectExtent b="0" l="0" r="0" t="0"/>
                  <wp:wrapSquare wrapText="bothSides" distB="0" distT="0" distL="114300" distR="114300"/>
                  <wp:docPr descr="concepto gráfico circular" id="474" name="image15.jpg"/>
                  <a:graphic>
                    <a:graphicData uri="http://schemas.openxmlformats.org/drawingml/2006/picture">
                      <pic:pic>
                        <pic:nvPicPr>
                          <pic:cNvPr descr="concepto gráfico circular" id="0" name="image15.jpg"/>
                          <pic:cNvPicPr preferRelativeResize="0"/>
                        </pic:nvPicPr>
                        <pic:blipFill>
                          <a:blip r:embed="rId54"/>
                          <a:srcRect b="0" l="0" r="0" t="0"/>
                          <a:stretch>
                            <a:fillRect/>
                          </a:stretch>
                        </pic:blipFill>
                        <pic:spPr>
                          <a:xfrm>
                            <a:off x="0" y="0"/>
                            <a:ext cx="2368855" cy="1413510"/>
                          </a:xfrm>
                          <a:prstGeom prst="rect"/>
                          <a:ln/>
                        </pic:spPr>
                      </pic:pic>
                    </a:graphicData>
                  </a:graphic>
                </wp:anchor>
              </w:drawing>
            </w:r>
          </w:p>
          <w:p w:rsidR="00000000" w:rsidDel="00000000" w:rsidP="00000000" w:rsidRDefault="00000000" w:rsidRPr="00000000" w14:paraId="00000278">
            <w:pPr>
              <w:widowControl w:val="0"/>
              <w:spacing w:line="240" w:lineRule="auto"/>
              <w:rPr>
                <w:b w:val="1"/>
              </w:rPr>
            </w:pPr>
            <w:r w:rsidDel="00000000" w:rsidR="00000000" w:rsidRPr="00000000">
              <w:rPr>
                <w:rtl w:val="0"/>
              </w:rPr>
            </w:r>
          </w:p>
          <w:p w:rsidR="00000000" w:rsidDel="00000000" w:rsidP="00000000" w:rsidRDefault="00000000" w:rsidRPr="00000000" w14:paraId="00000279">
            <w:pPr>
              <w:widowControl w:val="0"/>
              <w:spacing w:line="240" w:lineRule="auto"/>
              <w:rPr>
                <w:b w:val="1"/>
              </w:rPr>
            </w:pPr>
            <w:r w:rsidDel="00000000" w:rsidR="00000000" w:rsidRPr="00000000">
              <w:rPr>
                <w:rtl w:val="0"/>
              </w:rPr>
            </w:r>
          </w:p>
          <w:p w:rsidR="00000000" w:rsidDel="00000000" w:rsidP="00000000" w:rsidRDefault="00000000" w:rsidRPr="00000000" w14:paraId="0000027A">
            <w:pPr>
              <w:widowControl w:val="0"/>
              <w:spacing w:line="240" w:lineRule="auto"/>
              <w:rPr>
                <w:b w:val="1"/>
              </w:rPr>
            </w:pPr>
            <w:r w:rsidDel="00000000" w:rsidR="00000000" w:rsidRPr="00000000">
              <w:rPr>
                <w:rtl w:val="0"/>
              </w:rPr>
            </w:r>
          </w:p>
          <w:p w:rsidR="00000000" w:rsidDel="00000000" w:rsidP="00000000" w:rsidRDefault="00000000" w:rsidRPr="00000000" w14:paraId="0000027B">
            <w:pPr>
              <w:widowControl w:val="0"/>
              <w:spacing w:line="240" w:lineRule="auto"/>
              <w:rPr>
                <w:b w:val="1"/>
              </w:rPr>
            </w:pPr>
            <w:r w:rsidDel="00000000" w:rsidR="00000000" w:rsidRPr="00000000">
              <w:rPr>
                <w:rtl w:val="0"/>
              </w:rPr>
            </w:r>
          </w:p>
          <w:p w:rsidR="00000000" w:rsidDel="00000000" w:rsidP="00000000" w:rsidRDefault="00000000" w:rsidRPr="00000000" w14:paraId="0000027C">
            <w:pPr>
              <w:widowControl w:val="0"/>
              <w:spacing w:line="240" w:lineRule="auto"/>
              <w:rPr>
                <w:b w:val="1"/>
              </w:rPr>
            </w:pPr>
            <w:r w:rsidDel="00000000" w:rsidR="00000000" w:rsidRPr="00000000">
              <w:rPr>
                <w:rtl w:val="0"/>
              </w:rPr>
            </w:r>
          </w:p>
          <w:p w:rsidR="00000000" w:rsidDel="00000000" w:rsidP="00000000" w:rsidRDefault="00000000" w:rsidRPr="00000000" w14:paraId="0000027D">
            <w:pPr>
              <w:widowControl w:val="0"/>
              <w:spacing w:line="240" w:lineRule="auto"/>
              <w:rPr>
                <w:b w:val="1"/>
              </w:rPr>
            </w:pPr>
            <w:r w:rsidDel="00000000" w:rsidR="00000000" w:rsidRPr="00000000">
              <w:rPr>
                <w:rtl w:val="0"/>
              </w:rPr>
            </w:r>
          </w:p>
          <w:p w:rsidR="00000000" w:rsidDel="00000000" w:rsidP="00000000" w:rsidRDefault="00000000" w:rsidRPr="00000000" w14:paraId="0000027E">
            <w:pPr>
              <w:widowControl w:val="0"/>
              <w:spacing w:line="240" w:lineRule="auto"/>
              <w:rPr>
                <w:b w:val="1"/>
              </w:rPr>
            </w:pPr>
            <w:r w:rsidDel="00000000" w:rsidR="00000000" w:rsidRPr="00000000">
              <w:rPr>
                <w:rtl w:val="0"/>
              </w:rPr>
            </w:r>
          </w:p>
          <w:p w:rsidR="00000000" w:rsidDel="00000000" w:rsidP="00000000" w:rsidRDefault="00000000" w:rsidRPr="00000000" w14:paraId="0000027F">
            <w:pPr>
              <w:widowControl w:val="0"/>
              <w:spacing w:line="240" w:lineRule="auto"/>
              <w:rPr>
                <w:b w:val="1"/>
              </w:rPr>
            </w:pPr>
            <w:r w:rsidDel="00000000" w:rsidR="00000000" w:rsidRPr="00000000">
              <w:rPr>
                <w:rtl w:val="0"/>
              </w:rPr>
            </w:r>
          </w:p>
          <w:p w:rsidR="00000000" w:rsidDel="00000000" w:rsidP="00000000" w:rsidRDefault="00000000" w:rsidRPr="00000000" w14:paraId="00000280">
            <w:pPr>
              <w:widowControl w:val="0"/>
              <w:spacing w:line="240" w:lineRule="auto"/>
              <w:rPr>
                <w:b w:val="1"/>
              </w:rPr>
            </w:pPr>
            <w:r w:rsidDel="00000000" w:rsidR="00000000" w:rsidRPr="00000000">
              <w:rPr>
                <w:rtl w:val="0"/>
              </w:rPr>
            </w:r>
          </w:p>
          <w:p w:rsidR="00000000" w:rsidDel="00000000" w:rsidP="00000000" w:rsidRDefault="00000000" w:rsidRPr="00000000" w14:paraId="00000281">
            <w:pPr>
              <w:widowControl w:val="0"/>
              <w:spacing w:line="240" w:lineRule="auto"/>
              <w:rPr/>
            </w:pPr>
            <w:r w:rsidDel="00000000" w:rsidR="00000000" w:rsidRPr="00000000">
              <w:rPr>
                <w:b w:val="1"/>
                <w:rtl w:val="0"/>
              </w:rPr>
              <w:t xml:space="preserve">Imagen: 623800_CF15_i30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2">
            <w:pPr>
              <w:spacing w:after="120" w:line="240" w:lineRule="auto"/>
              <w:jc w:val="both"/>
              <w:rPr/>
            </w:pPr>
            <w:r w:rsidDel="00000000" w:rsidR="00000000" w:rsidRPr="00000000">
              <w:rPr>
                <w:rtl w:val="0"/>
              </w:rPr>
              <w:t xml:space="preserve">Recursos que se van a utilizar: si solo se va a evaluar la capacidad de respuesta del comité de emergencias, o si se evalúa la capacidad de respuesta del comité y de los organismos de ayuda externa. </w:t>
            </w:r>
          </w:p>
          <w:p w:rsidR="00000000" w:rsidDel="00000000" w:rsidP="00000000" w:rsidRDefault="00000000" w:rsidRPr="00000000" w14:paraId="0000028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5">
            <w:pPr>
              <w:widowControl w:val="0"/>
              <w:spacing w:line="240" w:lineRule="auto"/>
              <w:rPr>
                <w:b w:val="1"/>
              </w:rPr>
            </w:pPr>
            <w:r w:rsidDel="00000000" w:rsidR="00000000" w:rsidRPr="00000000">
              <w:rPr>
                <w:rtl w:val="0"/>
              </w:rPr>
            </w:r>
          </w:p>
          <w:p w:rsidR="00000000" w:rsidDel="00000000" w:rsidP="00000000" w:rsidRDefault="00000000" w:rsidRPr="00000000" w14:paraId="00000286">
            <w:pPr>
              <w:widowControl w:val="0"/>
              <w:spacing w:line="240" w:lineRule="auto"/>
              <w:rPr/>
            </w:pPr>
            <w:sdt>
              <w:sdtPr>
                <w:tag w:val="goog_rdk_21"/>
              </w:sdtPr>
              <w:sdtContent>
                <w:commentRangeStart w:id="21"/>
              </w:sdtContent>
            </w:sdt>
            <w:r w:rsidDel="00000000" w:rsidR="00000000" w:rsidRPr="00000000">
              <w:rPr/>
              <w:drawing>
                <wp:inline distB="0" distT="0" distL="0" distR="0">
                  <wp:extent cx="1597942" cy="1651590"/>
                  <wp:effectExtent b="0" l="0" r="0" t="0"/>
                  <wp:docPr descr="paper list with medical symbols, flat vector illustration" id="477" name="image19.jpg"/>
                  <a:graphic>
                    <a:graphicData uri="http://schemas.openxmlformats.org/drawingml/2006/picture">
                      <pic:pic>
                        <pic:nvPicPr>
                          <pic:cNvPr descr="paper list with medical symbols, flat vector illustration" id="0" name="image19.jpg"/>
                          <pic:cNvPicPr preferRelativeResize="0"/>
                        </pic:nvPicPr>
                        <pic:blipFill>
                          <a:blip r:embed="rId55"/>
                          <a:srcRect b="0" l="0" r="0" t="0"/>
                          <a:stretch>
                            <a:fillRect/>
                          </a:stretch>
                        </pic:blipFill>
                        <pic:spPr>
                          <a:xfrm>
                            <a:off x="0" y="0"/>
                            <a:ext cx="1597942" cy="1651590"/>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287">
            <w:pPr>
              <w:widowControl w:val="0"/>
              <w:spacing w:line="240" w:lineRule="auto"/>
              <w:rPr/>
            </w:pPr>
            <w:r w:rsidDel="00000000" w:rsidR="00000000" w:rsidRPr="00000000">
              <w:rPr>
                <w:b w:val="1"/>
                <w:rtl w:val="0"/>
              </w:rPr>
              <w:t xml:space="preserve">Imagen: 623800_CF15_i31</w:t>
            </w:r>
            <w:r w:rsidDel="00000000" w:rsidR="00000000" w:rsidRPr="00000000">
              <w:rPr>
                <w:rtl w:val="0"/>
              </w:rPr>
            </w:r>
          </w:p>
        </w:tc>
      </w:tr>
    </w:tbl>
    <w:p w:rsidR="00000000" w:rsidDel="00000000" w:rsidP="00000000" w:rsidRDefault="00000000" w:rsidRPr="00000000" w14:paraId="00000288">
      <w:pPr>
        <w:spacing w:after="120" w:lineRule="auto"/>
        <w:rPr>
          <w:b w:val="1"/>
        </w:rPr>
      </w:pPr>
      <w:r w:rsidDel="00000000" w:rsidR="00000000" w:rsidRPr="00000000">
        <w:rPr>
          <w:rtl w:val="0"/>
        </w:rPr>
      </w:r>
    </w:p>
    <w:tbl>
      <w:tblPr>
        <w:tblStyle w:val="Table3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89">
            <w:pPr>
              <w:keepNext w:val="1"/>
              <w:keepLines w:val="1"/>
              <w:spacing w:after="120" w:before="400" w:line="240" w:lineRule="auto"/>
              <w:jc w:val="center"/>
              <w:rPr/>
            </w:pPr>
            <w:bookmarkStart w:colFirst="0" w:colLast="0" w:name="_heading=h.8b8jisdrmzm" w:id="14"/>
            <w:bookmarkEnd w:id="14"/>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28A">
            <w:pPr>
              <w:spacing w:after="120" w:lineRule="auto"/>
              <w:jc w:val="both"/>
              <w:rPr/>
            </w:pPr>
            <w:r w:rsidDel="00000000" w:rsidR="00000000" w:rsidRPr="00000000">
              <w:rPr>
                <w:rtl w:val="0"/>
              </w:rPr>
              <w:t xml:space="preserve">Para el desarrollo de cualquiera de los dos ejercicios (planes de emergencia y contingencia), se deben tener en cuenta las siguientes etapas:</w:t>
            </w:r>
          </w:p>
        </w:tc>
      </w:tr>
    </w:tbl>
    <w:p w:rsidR="00000000" w:rsidDel="00000000" w:rsidP="00000000" w:rsidRDefault="00000000" w:rsidRPr="00000000" w14:paraId="0000028B">
      <w:pPr>
        <w:spacing w:line="240" w:lineRule="auto"/>
        <w:jc w:val="both"/>
        <w:rPr/>
      </w:pPr>
      <w:r w:rsidDel="00000000" w:rsidR="00000000" w:rsidRPr="00000000">
        <w:rPr>
          <w:rtl w:val="0"/>
        </w:rPr>
      </w:r>
    </w:p>
    <w:p w:rsidR="00000000" w:rsidDel="00000000" w:rsidP="00000000" w:rsidRDefault="00000000" w:rsidRPr="00000000" w14:paraId="0000028C">
      <w:pPr>
        <w:spacing w:line="240" w:lineRule="auto"/>
        <w:jc w:val="both"/>
        <w:rPr/>
      </w:pPr>
      <w:r w:rsidDel="00000000" w:rsidR="00000000" w:rsidRPr="00000000">
        <w:rPr>
          <w:rtl w:val="0"/>
        </w:rPr>
      </w:r>
    </w:p>
    <w:p w:rsidR="00000000" w:rsidDel="00000000" w:rsidP="00000000" w:rsidRDefault="00000000" w:rsidRPr="00000000" w14:paraId="0000028D">
      <w:pPr>
        <w:spacing w:line="240" w:lineRule="auto"/>
        <w:jc w:val="both"/>
        <w:rPr/>
      </w:pPr>
      <w:r w:rsidDel="00000000" w:rsidR="00000000" w:rsidRPr="00000000">
        <w:rPr>
          <w:rtl w:val="0"/>
        </w:rPr>
      </w:r>
    </w:p>
    <w:p w:rsidR="00000000" w:rsidDel="00000000" w:rsidP="00000000" w:rsidRDefault="00000000" w:rsidRPr="00000000" w14:paraId="0000028E">
      <w:pPr>
        <w:spacing w:line="240" w:lineRule="auto"/>
        <w:jc w:val="both"/>
        <w:rPr/>
      </w:pPr>
      <w:r w:rsidDel="00000000" w:rsidR="00000000" w:rsidRPr="00000000">
        <w:rPr>
          <w:rtl w:val="0"/>
        </w:rPr>
      </w:r>
    </w:p>
    <w:tbl>
      <w:tblPr>
        <w:tblStyle w:val="Table36"/>
        <w:tblW w:w="133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155"/>
        <w:gridCol w:w="3585"/>
        <w:gridCol w:w="1230"/>
        <w:gridCol w:w="3210"/>
        <w:gridCol w:w="4170"/>
        <w:tblGridChange w:id="0">
          <w:tblGrid>
            <w:gridCol w:w="1155"/>
            <w:gridCol w:w="3585"/>
            <w:gridCol w:w="1230"/>
            <w:gridCol w:w="3210"/>
            <w:gridCol w:w="4170"/>
          </w:tblGrid>
        </w:tblGridChange>
      </w:tblGrid>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100.0" w:type="dxa"/>
              <w:left w:w="100.0" w:type="dxa"/>
              <w:bottom w:w="100.0" w:type="dxa"/>
              <w:right w:w="100.0" w:type="dxa"/>
            </w:tcMar>
          </w:tcPr>
          <w:p w:rsidR="00000000" w:rsidDel="00000000" w:rsidP="00000000" w:rsidRDefault="00000000" w:rsidRPr="00000000" w14:paraId="0000028F">
            <w:pPr>
              <w:spacing w:after="240" w:before="240" w:line="240" w:lineRule="auto"/>
              <w:jc w:val="center"/>
              <w:rPr>
                <w:b w:val="1"/>
              </w:rPr>
            </w:pPr>
            <w:r w:rsidDel="00000000" w:rsidR="00000000" w:rsidRPr="00000000">
              <w:rPr>
                <w:b w:val="1"/>
                <w:rtl w:val="0"/>
              </w:rPr>
              <w:t xml:space="preserve">Tipo de recurso</w:t>
            </w:r>
          </w:p>
        </w:tc>
        <w:tc>
          <w:tcPr>
            <w:gridSpan w:val="4"/>
            <w:tcBorders>
              <w:top w:color="000000" w:space="0" w:sz="6" w:val="single"/>
              <w:left w:color="000000" w:space="0" w:sz="6" w:val="single"/>
              <w:bottom w:color="000000" w:space="0" w:sz="6" w:val="single"/>
              <w:right w:color="000000" w:space="0" w:sz="6" w:val="single"/>
            </w:tcBorders>
            <w:shd w:fill="c9daf8" w:val="clear"/>
            <w:tcMar>
              <w:top w:w="100.0" w:type="dxa"/>
              <w:left w:w="100.0" w:type="dxa"/>
              <w:bottom w:w="100.0" w:type="dxa"/>
              <w:right w:w="100.0" w:type="dxa"/>
            </w:tcMar>
          </w:tcPr>
          <w:p w:rsidR="00000000" w:rsidDel="00000000" w:rsidP="00000000" w:rsidRDefault="00000000" w:rsidRPr="00000000" w14:paraId="00000290">
            <w:pPr>
              <w:spacing w:after="240" w:before="240" w:line="240" w:lineRule="auto"/>
              <w:jc w:val="center"/>
              <w:rPr/>
            </w:pPr>
            <w:r w:rsidDel="00000000" w:rsidR="00000000" w:rsidRPr="00000000">
              <w:rPr>
                <w:rtl w:val="0"/>
              </w:rPr>
              <w:t xml:space="preserve">Video animación 2D</w:t>
            </w:r>
          </w:p>
        </w:tc>
      </w:tr>
      <w:tr>
        <w:trPr>
          <w:cantSplit w:val="0"/>
          <w:trHeight w:val="785" w:hRule="atLeast"/>
          <w:tblHeader w:val="0"/>
        </w:trPr>
        <w:tc>
          <w:tcPr>
            <w:tcBorders>
              <w:top w:color="000000" w:space="0" w:sz="0" w:val="nil"/>
              <w:left w:color="000000" w:space="0" w:sz="6" w:val="single"/>
              <w:bottom w:color="000000" w:space="0" w:sz="6" w:val="single"/>
              <w:right w:color="000000" w:space="0" w:sz="6" w:val="single"/>
            </w:tcBorders>
            <w:shd w:fill="c9daf8" w:val="clear"/>
            <w:tcMar>
              <w:top w:w="100.0" w:type="dxa"/>
              <w:left w:w="100.0" w:type="dxa"/>
              <w:bottom w:w="100.0" w:type="dxa"/>
              <w:right w:w="100.0" w:type="dxa"/>
            </w:tcMar>
          </w:tcPr>
          <w:p w:rsidR="00000000" w:rsidDel="00000000" w:rsidP="00000000" w:rsidRDefault="00000000" w:rsidRPr="00000000" w14:paraId="00000294">
            <w:pPr>
              <w:spacing w:after="240" w:before="240" w:line="240" w:lineRule="auto"/>
              <w:jc w:val="center"/>
              <w:rPr>
                <w:b w:val="1"/>
              </w:rPr>
            </w:pPr>
            <w:r w:rsidDel="00000000" w:rsidR="00000000" w:rsidRPr="00000000">
              <w:rPr>
                <w:b w:val="1"/>
                <w:rtl w:val="0"/>
              </w:rPr>
              <w:t xml:space="preserve">NOTA</w:t>
            </w:r>
          </w:p>
        </w:tc>
        <w:tc>
          <w:tcPr>
            <w:gridSpan w:val="4"/>
            <w:tcBorders>
              <w:top w:color="000000" w:space="0" w:sz="0" w:val="nil"/>
              <w:left w:color="000000" w:space="0" w:sz="6" w:val="single"/>
              <w:bottom w:color="000000" w:space="0" w:sz="4" w:val="single"/>
              <w:right w:color="000000" w:space="0" w:sz="6" w:val="single"/>
            </w:tcBorders>
            <w:shd w:fill="c9daf8" w:val="clear"/>
            <w:tcMar>
              <w:top w:w="100.0" w:type="dxa"/>
              <w:left w:w="100.0" w:type="dxa"/>
              <w:bottom w:w="100.0" w:type="dxa"/>
              <w:right w:w="100.0" w:type="dxa"/>
            </w:tcMar>
          </w:tcPr>
          <w:p w:rsidR="00000000" w:rsidDel="00000000" w:rsidP="00000000" w:rsidRDefault="00000000" w:rsidRPr="00000000" w14:paraId="00000295">
            <w:pPr>
              <w:spacing w:after="240" w:before="240" w:line="240" w:lineRule="auto"/>
              <w:jc w:val="center"/>
              <w:rPr>
                <w:b w:val="1"/>
              </w:rPr>
            </w:pPr>
            <w:r w:rsidDel="00000000" w:rsidR="00000000" w:rsidRPr="00000000">
              <w:rPr>
                <w:b w:val="1"/>
                <w:rtl w:val="0"/>
              </w:rPr>
              <w:t xml:space="preserve">La totalidad del texto locutado para el video no debe superar las 500 palabras aproximadamente</w:t>
            </w:r>
          </w:p>
        </w:tc>
      </w:tr>
      <w:tr>
        <w:trPr>
          <w:cantSplit w:val="0"/>
          <w:trHeight w:val="515" w:hRule="atLeast"/>
          <w:tblHeader w:val="0"/>
        </w:trPr>
        <w:tc>
          <w:tcPr>
            <w:tcBorders>
              <w:top w:color="000000" w:space="0" w:sz="0" w:val="nil"/>
              <w:left w:color="000000" w:space="0" w:sz="6" w:val="single"/>
              <w:bottom w:color="000000" w:space="0" w:sz="6"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99">
            <w:pPr>
              <w:spacing w:after="240" w:before="240" w:line="240" w:lineRule="auto"/>
              <w:jc w:val="both"/>
              <w:rPr>
                <w:b w:val="1"/>
              </w:rPr>
            </w:pPr>
            <w:r w:rsidDel="00000000" w:rsidR="00000000" w:rsidRPr="00000000">
              <w:rPr>
                <w:b w:val="1"/>
                <w:rtl w:val="0"/>
              </w:rPr>
              <w:t xml:space="preserve">Título</w:t>
            </w:r>
          </w:p>
        </w:tc>
        <w:tc>
          <w:tcPr>
            <w:gridSpan w:val="4"/>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9A">
            <w:pPr>
              <w:spacing w:after="240" w:before="240" w:line="240" w:lineRule="auto"/>
              <w:jc w:val="both"/>
              <w:rPr/>
            </w:pPr>
            <w:r w:rsidDel="00000000" w:rsidR="00000000" w:rsidRPr="00000000">
              <w:rPr>
                <w:rtl w:val="0"/>
              </w:rPr>
              <w:t xml:space="preserve">Etapas para desarrollar planes de emergencia:</w:t>
            </w:r>
          </w:p>
        </w:tc>
      </w:tr>
      <w:tr>
        <w:trPr>
          <w:cantSplit w:val="0"/>
          <w:trHeight w:val="515" w:hRule="atLeast"/>
          <w:tblHeader w:val="0"/>
        </w:trPr>
        <w:tc>
          <w:tcPr>
            <w:tcBorders>
              <w:top w:color="000000" w:space="0" w:sz="0" w:val="nil"/>
              <w:left w:color="000000" w:space="0" w:sz="6" w:val="single"/>
              <w:bottom w:color="000000" w:space="0" w:sz="6"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9E">
            <w:pPr>
              <w:spacing w:after="240" w:before="240" w:line="240" w:lineRule="auto"/>
              <w:jc w:val="both"/>
              <w:rPr>
                <w:b w:val="1"/>
              </w:rPr>
            </w:pPr>
            <w:r w:rsidDel="00000000" w:rsidR="00000000" w:rsidRPr="00000000">
              <w:rPr>
                <w:b w:val="1"/>
                <w:rtl w:val="0"/>
              </w:rPr>
              <w:t xml:space="preserve">Escena</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9F">
            <w:pPr>
              <w:spacing w:after="240" w:before="240" w:line="240" w:lineRule="auto"/>
              <w:jc w:val="both"/>
              <w:rPr>
                <w:b w:val="1"/>
              </w:rPr>
            </w:pPr>
            <w:r w:rsidDel="00000000" w:rsidR="00000000" w:rsidRPr="00000000">
              <w:rPr>
                <w:b w:val="1"/>
                <w:rtl w:val="0"/>
              </w:rPr>
              <w:t xml:space="preserve">Imagen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A0">
            <w:pPr>
              <w:spacing w:after="240" w:before="240" w:line="240" w:lineRule="auto"/>
              <w:jc w:val="both"/>
              <w:rPr>
                <w:b w:val="1"/>
              </w:rPr>
            </w:pPr>
            <w:r w:rsidDel="00000000" w:rsidR="00000000" w:rsidRPr="00000000">
              <w:rPr>
                <w:b w:val="1"/>
                <w:rtl w:val="0"/>
              </w:rPr>
              <w:t xml:space="preserve">Sonido</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A1">
            <w:pPr>
              <w:spacing w:after="240" w:before="240" w:line="240" w:lineRule="auto"/>
              <w:jc w:val="both"/>
              <w:rPr>
                <w:b w:val="1"/>
              </w:rPr>
            </w:pPr>
            <w:r w:rsidDel="00000000" w:rsidR="00000000" w:rsidRPr="00000000">
              <w:rPr>
                <w:b w:val="1"/>
                <w:rtl w:val="0"/>
              </w:rPr>
              <w:t xml:space="preserve">Narración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A2">
            <w:pPr>
              <w:spacing w:after="240" w:before="240" w:line="240" w:lineRule="auto"/>
              <w:jc w:val="both"/>
              <w:rPr>
                <w:b w:val="1"/>
              </w:rPr>
            </w:pPr>
            <w:r w:rsidDel="00000000" w:rsidR="00000000" w:rsidRPr="00000000">
              <w:rPr>
                <w:b w:val="1"/>
                <w:rtl w:val="0"/>
              </w:rPr>
              <w:t xml:space="preserve">Texto</w:t>
            </w:r>
          </w:p>
        </w:tc>
      </w:tr>
      <w:tr>
        <w:trPr>
          <w:cantSplit w:val="0"/>
          <w:trHeight w:val="9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2A3">
            <w:pPr>
              <w:spacing w:after="240" w:before="240" w:line="240" w:lineRule="auto"/>
              <w:jc w:val="both"/>
              <w:rPr>
                <w:b w:val="1"/>
              </w:rPr>
            </w:pPr>
            <w:bookmarkStart w:colFirst="0" w:colLast="0" w:name="_heading=h.3znysh7" w:id="15"/>
            <w:bookmarkEnd w:id="15"/>
            <w:r w:rsidDel="00000000" w:rsidR="00000000" w:rsidRPr="00000000">
              <w:rPr>
                <w:b w:val="1"/>
                <w:rtl w:val="0"/>
              </w:rPr>
              <w:t xml:space="preserve">1</w:t>
            </w:r>
          </w:p>
        </w:tc>
        <w:tc>
          <w:tcPr>
            <w:tcBorders>
              <w:top w:color="000000" w:space="0" w:sz="4"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2A4">
            <w:pPr>
              <w:spacing w:after="240" w:before="240" w:line="240" w:lineRule="auto"/>
              <w:jc w:val="both"/>
              <w:rPr/>
            </w:pPr>
            <w:r w:rsidDel="00000000" w:rsidR="00000000" w:rsidRPr="00000000">
              <w:rPr>
                <w:rtl w:val="0"/>
              </w:rPr>
              <w:t xml:space="preserve">Se introduce creando una imagen similar donde se diferencien los simulacros de las simulaciones.  A medida que se </w:t>
            </w:r>
            <w:r w:rsidDel="00000000" w:rsidR="00000000" w:rsidRPr="00000000">
              <w:rPr>
                <w:rtl w:val="0"/>
              </w:rPr>
              <w:t xml:space="preserve">narre</w:t>
            </w:r>
            <w:r w:rsidDel="00000000" w:rsidR="00000000" w:rsidRPr="00000000">
              <w:rPr>
                <w:rtl w:val="0"/>
              </w:rPr>
              <w:t xml:space="preserve"> sobre los simulacros, la imagen de las simulaciones se ve borrosa y viceversa.</w:t>
            </w:r>
            <w:r w:rsidDel="00000000" w:rsidR="00000000" w:rsidRPr="00000000">
              <w:drawing>
                <wp:anchor allowOverlap="1" behindDoc="0" distB="0" distT="0" distL="114300" distR="114300" hidden="0" layoutInCell="1" locked="0" relativeHeight="0" simplePos="0">
                  <wp:simplePos x="0" y="0"/>
                  <wp:positionH relativeFrom="column">
                    <wp:posOffset>34291</wp:posOffset>
                  </wp:positionH>
                  <wp:positionV relativeFrom="paragraph">
                    <wp:posOffset>1421130</wp:posOffset>
                  </wp:positionV>
                  <wp:extent cx="986155" cy="880110"/>
                  <wp:effectExtent b="0" l="0" r="0" t="0"/>
                  <wp:wrapSquare wrapText="bothSides" distB="0" distT="0" distL="114300" distR="114300"/>
                  <wp:docPr descr="IMG_256" id="497" name="image36.jpg"/>
                  <a:graphic>
                    <a:graphicData uri="http://schemas.openxmlformats.org/drawingml/2006/picture">
                      <pic:pic>
                        <pic:nvPicPr>
                          <pic:cNvPr descr="IMG_256" id="0" name="image36.jpg"/>
                          <pic:cNvPicPr preferRelativeResize="0"/>
                        </pic:nvPicPr>
                        <pic:blipFill>
                          <a:blip r:embed="rId56"/>
                          <a:srcRect b="0" l="0" r="0" t="0"/>
                          <a:stretch>
                            <a:fillRect/>
                          </a:stretch>
                        </pic:blipFill>
                        <pic:spPr>
                          <a:xfrm>
                            <a:off x="0" y="0"/>
                            <a:ext cx="986155" cy="880110"/>
                          </a:xfrm>
                          <a:prstGeom prst="rect"/>
                          <a:ln/>
                        </pic:spPr>
                      </pic:pic>
                    </a:graphicData>
                  </a:graphic>
                </wp:anchor>
              </w:drawing>
            </w:r>
          </w:p>
          <w:p w:rsidR="00000000" w:rsidDel="00000000" w:rsidP="00000000" w:rsidRDefault="00000000" w:rsidRPr="00000000" w14:paraId="000002A5">
            <w:pPr>
              <w:spacing w:after="240" w:before="240" w:line="240" w:lineRule="auto"/>
              <w:jc w:val="both"/>
              <w:rPr/>
            </w:pPr>
            <w:r w:rsidDel="00000000" w:rsidR="00000000" w:rsidRPr="00000000">
              <w:rPr>
                <w:rtl w:val="0"/>
              </w:rPr>
              <w:t xml:space="preserve">Después se hace la aclaración de la importancia frente al desarrollo de las etapas.</w:t>
            </w:r>
            <w:r w:rsidDel="00000000" w:rsidR="00000000" w:rsidRPr="00000000">
              <w:drawing>
                <wp:anchor allowOverlap="1" behindDoc="0" distB="0" distT="0" distL="114300" distR="114300" hidden="0" layoutInCell="1" locked="0" relativeHeight="0" simplePos="0">
                  <wp:simplePos x="0" y="0"/>
                  <wp:positionH relativeFrom="column">
                    <wp:posOffset>853440</wp:posOffset>
                  </wp:positionH>
                  <wp:positionV relativeFrom="paragraph">
                    <wp:posOffset>122554</wp:posOffset>
                  </wp:positionV>
                  <wp:extent cx="1330325" cy="824865"/>
                  <wp:effectExtent b="0" l="0" r="0" t="0"/>
                  <wp:wrapSquare wrapText="bothSides" distB="0" distT="0" distL="114300" distR="114300"/>
                  <wp:docPr descr="IMG_256" id="469" name="image11.jpg"/>
                  <a:graphic>
                    <a:graphicData uri="http://schemas.openxmlformats.org/drawingml/2006/picture">
                      <pic:pic>
                        <pic:nvPicPr>
                          <pic:cNvPr descr="IMG_256" id="0" name="image11.jpg"/>
                          <pic:cNvPicPr preferRelativeResize="0"/>
                        </pic:nvPicPr>
                        <pic:blipFill>
                          <a:blip r:embed="rId57"/>
                          <a:srcRect b="0" l="0" r="0" t="0"/>
                          <a:stretch>
                            <a:fillRect/>
                          </a:stretch>
                        </pic:blipFill>
                        <pic:spPr>
                          <a:xfrm>
                            <a:off x="0" y="0"/>
                            <a:ext cx="1330325" cy="82486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-739138</wp:posOffset>
                  </wp:positionH>
                  <wp:positionV relativeFrom="paragraph">
                    <wp:posOffset>1793875</wp:posOffset>
                  </wp:positionV>
                  <wp:extent cx="1375410" cy="1059180"/>
                  <wp:effectExtent b="0" l="0" r="0" t="0"/>
                  <wp:wrapSquare wrapText="bothSides" distB="0" distT="0" distL="114300" distR="114300"/>
                  <wp:docPr descr="IMG_256" id="496" name="image35.jpg"/>
                  <a:graphic>
                    <a:graphicData uri="http://schemas.openxmlformats.org/drawingml/2006/picture">
                      <pic:pic>
                        <pic:nvPicPr>
                          <pic:cNvPr descr="IMG_256" id="0" name="image35.jpg"/>
                          <pic:cNvPicPr preferRelativeResize="0"/>
                        </pic:nvPicPr>
                        <pic:blipFill>
                          <a:blip r:embed="rId58"/>
                          <a:srcRect b="0" l="0" r="0" t="0"/>
                          <a:stretch>
                            <a:fillRect/>
                          </a:stretch>
                        </pic:blipFill>
                        <pic:spPr>
                          <a:xfrm>
                            <a:off x="0" y="0"/>
                            <a:ext cx="1375410" cy="1059180"/>
                          </a:xfrm>
                          <a:prstGeom prst="rect"/>
                          <a:ln/>
                        </pic:spPr>
                      </pic:pic>
                    </a:graphicData>
                  </a:graphic>
                </wp:anchor>
              </w:drawing>
            </w:r>
          </w:p>
          <w:p w:rsidR="00000000" w:rsidDel="00000000" w:rsidP="00000000" w:rsidRDefault="00000000" w:rsidRPr="00000000" w14:paraId="000002A6">
            <w:pPr>
              <w:spacing w:after="240" w:before="240" w:line="240" w:lineRule="auto"/>
              <w:jc w:val="both"/>
              <w:rPr/>
            </w:pPr>
            <w:r w:rsidDel="00000000" w:rsidR="00000000" w:rsidRPr="00000000">
              <w:rPr>
                <w:rtl w:val="0"/>
              </w:rPr>
            </w:r>
          </w:p>
          <w:p w:rsidR="00000000" w:rsidDel="00000000" w:rsidP="00000000" w:rsidRDefault="00000000" w:rsidRPr="00000000" w14:paraId="000002A7">
            <w:pPr>
              <w:spacing w:after="240" w:before="240" w:line="240" w:lineRule="auto"/>
              <w:jc w:val="both"/>
              <w:rPr/>
            </w:pPr>
            <w:r w:rsidDel="00000000" w:rsidR="00000000" w:rsidRPr="00000000">
              <w:rPr>
                <w:rtl w:val="0"/>
              </w:rPr>
            </w:r>
          </w:p>
          <w:p w:rsidR="00000000" w:rsidDel="00000000" w:rsidP="00000000" w:rsidRDefault="00000000" w:rsidRPr="00000000" w14:paraId="000002A8">
            <w:pPr>
              <w:spacing w:after="240" w:before="240" w:line="240" w:lineRule="auto"/>
              <w:jc w:val="both"/>
              <w:rPr/>
            </w:pPr>
            <w:r w:rsidDel="00000000" w:rsidR="00000000" w:rsidRPr="00000000">
              <w:rPr>
                <w:rtl w:val="0"/>
              </w:rPr>
            </w:r>
          </w:p>
          <w:p w:rsidR="00000000" w:rsidDel="00000000" w:rsidP="00000000" w:rsidRDefault="00000000" w:rsidRPr="00000000" w14:paraId="000002A9">
            <w:pPr>
              <w:spacing w:after="240" w:before="240" w:line="240" w:lineRule="auto"/>
              <w:jc w:val="both"/>
              <w:rPr/>
            </w:pPr>
            <w:r w:rsidDel="00000000" w:rsidR="00000000" w:rsidRPr="00000000">
              <w:rPr>
                <w:rtl w:val="0"/>
              </w:rPr>
            </w:r>
          </w:p>
          <w:p w:rsidR="00000000" w:rsidDel="00000000" w:rsidP="00000000" w:rsidRDefault="00000000" w:rsidRPr="00000000" w14:paraId="000002AA">
            <w:pPr>
              <w:spacing w:after="240" w:before="240" w:line="240" w:lineRule="auto"/>
              <w:jc w:val="both"/>
              <w:rPr/>
            </w:pPr>
            <w:r w:rsidDel="00000000" w:rsidR="00000000" w:rsidRPr="00000000">
              <w:rPr>
                <w:rtl w:val="0"/>
              </w:rPr>
              <w:t xml:space="preserve">(Traducir la imagen)</w:t>
            </w:r>
          </w:p>
          <w:p w:rsidR="00000000" w:rsidDel="00000000" w:rsidP="00000000" w:rsidRDefault="00000000" w:rsidRPr="00000000" w14:paraId="000002AB">
            <w:pPr>
              <w:spacing w:after="240" w:before="240" w:line="240" w:lineRule="auto"/>
              <w:jc w:val="both"/>
              <w:rPr/>
            </w:pPr>
            <w:r w:rsidDel="00000000" w:rsidR="00000000" w:rsidRPr="00000000">
              <w:rPr>
                <w:rtl w:val="0"/>
              </w:rPr>
            </w:r>
          </w:p>
          <w:p w:rsidR="00000000" w:rsidDel="00000000" w:rsidP="00000000" w:rsidRDefault="00000000" w:rsidRPr="00000000" w14:paraId="000002AC">
            <w:pPr>
              <w:spacing w:after="240" w:before="240" w:line="240" w:lineRule="auto"/>
              <w:jc w:val="both"/>
              <w:rPr/>
            </w:pPr>
            <w:r w:rsidDel="00000000" w:rsidR="00000000" w:rsidRPr="00000000">
              <w:rPr>
                <w:rtl w:val="0"/>
              </w:rPr>
              <w:t xml:space="preserve">A medida que se va narrando el texto, aparecerán las imágenes (crear similares) en un zoom más grande, con el fin de identificarlas.</w:t>
            </w:r>
            <w:r w:rsidDel="00000000" w:rsidR="00000000" w:rsidRPr="00000000">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478790</wp:posOffset>
                  </wp:positionV>
                  <wp:extent cx="1594485" cy="1284605"/>
                  <wp:effectExtent b="0" l="0" r="0" t="0"/>
                  <wp:wrapSquare wrapText="bothSides" distB="114300" distT="114300" distL="114300" distR="114300"/>
                  <wp:docPr id="507" name="image54.png"/>
                  <a:graphic>
                    <a:graphicData uri="http://schemas.openxmlformats.org/drawingml/2006/picture">
                      <pic:pic>
                        <pic:nvPicPr>
                          <pic:cNvPr id="0" name="image54.png"/>
                          <pic:cNvPicPr preferRelativeResize="0"/>
                        </pic:nvPicPr>
                        <pic:blipFill>
                          <a:blip r:embed="rId59"/>
                          <a:srcRect b="0" l="0" r="0" t="0"/>
                          <a:stretch>
                            <a:fillRect/>
                          </a:stretch>
                        </pic:blipFill>
                        <pic:spPr>
                          <a:xfrm>
                            <a:off x="0" y="0"/>
                            <a:ext cx="1594485" cy="1284605"/>
                          </a:xfrm>
                          <a:prstGeom prst="rect"/>
                          <a:ln/>
                        </pic:spPr>
                      </pic:pic>
                    </a:graphicData>
                  </a:graphic>
                </wp:anchor>
              </w:drawing>
            </w:r>
          </w:p>
          <w:p w:rsidR="00000000" w:rsidDel="00000000" w:rsidP="00000000" w:rsidRDefault="00000000" w:rsidRPr="00000000" w14:paraId="000002AD">
            <w:pPr>
              <w:spacing w:after="240" w:before="240" w:line="240" w:lineRule="auto"/>
              <w:jc w:val="both"/>
              <w:rPr>
                <w:rFonts w:ascii="SimSun" w:cs="SimSun" w:eastAsia="SimSun" w:hAnsi="SimSun"/>
              </w:rPr>
            </w:pPr>
            <w:r w:rsidDel="00000000" w:rsidR="00000000" w:rsidRPr="00000000">
              <w:rPr>
                <w:rFonts w:ascii="SimSun" w:cs="SimSun" w:eastAsia="SimSun" w:hAnsi="SimSun"/>
              </w:rPr>
              <w:drawing>
                <wp:inline distB="114300" distT="114300" distL="114300" distR="114300">
                  <wp:extent cx="2127854" cy="1440834"/>
                  <wp:effectExtent b="0" l="0" r="0" t="0"/>
                  <wp:docPr id="479" name="image21.png"/>
                  <a:graphic>
                    <a:graphicData uri="http://schemas.openxmlformats.org/drawingml/2006/picture">
                      <pic:pic>
                        <pic:nvPicPr>
                          <pic:cNvPr id="0" name="image21.png"/>
                          <pic:cNvPicPr preferRelativeResize="0"/>
                        </pic:nvPicPr>
                        <pic:blipFill>
                          <a:blip r:embed="rId60"/>
                          <a:srcRect b="0" l="0" r="0" t="0"/>
                          <a:stretch>
                            <a:fillRect/>
                          </a:stretch>
                        </pic:blipFill>
                        <pic:spPr>
                          <a:xfrm>
                            <a:off x="0" y="0"/>
                            <a:ext cx="2127854" cy="1440834"/>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spacing w:after="240" w:before="240" w:line="240" w:lineRule="auto"/>
              <w:jc w:val="both"/>
              <w:rPr>
                <w:rFonts w:ascii="SimSun" w:cs="SimSun" w:eastAsia="SimSun" w:hAnsi="SimSun"/>
              </w:rPr>
            </w:pPr>
            <w:r w:rsidDel="00000000" w:rsidR="00000000" w:rsidRPr="00000000">
              <w:rPr>
                <w:rFonts w:ascii="SimSun" w:cs="SimSun" w:eastAsia="SimSun" w:hAnsi="SimSun"/>
              </w:rPr>
              <w:drawing>
                <wp:inline distB="114300" distT="114300" distL="114300" distR="114300">
                  <wp:extent cx="2124075" cy="866775"/>
                  <wp:effectExtent b="0" l="0" r="0" t="0"/>
                  <wp:docPr id="480" name="image18.png"/>
                  <a:graphic>
                    <a:graphicData uri="http://schemas.openxmlformats.org/drawingml/2006/picture">
                      <pic:pic>
                        <pic:nvPicPr>
                          <pic:cNvPr id="0" name="image18.png"/>
                          <pic:cNvPicPr preferRelativeResize="0"/>
                        </pic:nvPicPr>
                        <pic:blipFill>
                          <a:blip r:embed="rId61"/>
                          <a:srcRect b="0" l="0" r="0" t="0"/>
                          <a:stretch>
                            <a:fillRect/>
                          </a:stretch>
                        </pic:blipFill>
                        <pic:spPr>
                          <a:xfrm>
                            <a:off x="0" y="0"/>
                            <a:ext cx="21240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spacing w:after="240" w:before="240" w:line="240" w:lineRule="auto"/>
              <w:jc w:val="both"/>
              <w:rPr/>
            </w:pPr>
            <w:r w:rsidDel="00000000" w:rsidR="00000000" w:rsidRPr="00000000">
              <w:rPr>
                <w:rFonts w:ascii="SimSun" w:cs="SimSun" w:eastAsia="SimSun" w:hAnsi="SimSun"/>
                <w:rtl w:val="0"/>
              </w:rPr>
              <w:t xml:space="preserve"> </w:t>
            </w:r>
            <w:r w:rsidDel="00000000" w:rsidR="00000000" w:rsidRPr="00000000">
              <w:rPr>
                <w:rFonts w:ascii="SimSun" w:cs="SimSun" w:eastAsia="SimSun" w:hAnsi="SimSun"/>
              </w:rPr>
              <w:drawing>
                <wp:inline distB="114300" distT="114300" distL="114300" distR="114300">
                  <wp:extent cx="2066925" cy="1714500"/>
                  <wp:effectExtent b="0" l="0" r="0" t="0"/>
                  <wp:docPr id="481" name="image17.png"/>
                  <a:graphic>
                    <a:graphicData uri="http://schemas.openxmlformats.org/drawingml/2006/picture">
                      <pic:pic>
                        <pic:nvPicPr>
                          <pic:cNvPr id="0" name="image17.png"/>
                          <pic:cNvPicPr preferRelativeResize="0"/>
                        </pic:nvPicPr>
                        <pic:blipFill>
                          <a:blip r:embed="rId62"/>
                          <a:srcRect b="0" l="0" r="0" t="0"/>
                          <a:stretch>
                            <a:fillRect/>
                          </a:stretch>
                        </pic:blipFill>
                        <pic:spPr>
                          <a:xfrm>
                            <a:off x="0" y="0"/>
                            <a:ext cx="2066925" cy="1714500"/>
                          </a:xfrm>
                          <a:prstGeom prst="rect"/>
                          <a:ln/>
                        </pic:spPr>
                      </pic:pic>
                    </a:graphicData>
                  </a:graphic>
                </wp:inline>
              </w:drawing>
            </w:r>
            <w:r w:rsidDel="00000000" w:rsidR="00000000" w:rsidRPr="00000000">
              <w:rPr>
                <w:rtl w:val="0"/>
              </w:rPr>
            </w:r>
          </w:p>
        </w:tc>
        <w:tc>
          <w:tcPr>
            <w:tcBorders>
              <w:top w:color="000000" w:space="0" w:sz="4"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2B0">
            <w:pPr>
              <w:spacing w:after="240" w:before="240" w:line="240" w:lineRule="auto"/>
              <w:jc w:val="both"/>
              <w:rPr/>
            </w:pPr>
            <w:r w:rsidDel="00000000" w:rsidR="00000000" w:rsidRPr="00000000">
              <w:rPr>
                <w:rtl w:val="0"/>
              </w:rPr>
              <w:t xml:space="preserve">Fondo musical que genere atención.</w:t>
            </w:r>
          </w:p>
        </w:tc>
        <w:tc>
          <w:tcPr>
            <w:tcBorders>
              <w:top w:color="000000" w:space="0" w:sz="4"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2B1">
            <w:pPr>
              <w:spacing w:after="240" w:before="240" w:line="240" w:lineRule="auto"/>
              <w:jc w:val="both"/>
              <w:rPr/>
            </w:pPr>
            <w:r w:rsidDel="00000000" w:rsidR="00000000" w:rsidRPr="00000000">
              <w:rPr>
                <w:rtl w:val="0"/>
              </w:rPr>
              <w:t xml:space="preserve">Es importante comprender que en un simulacro se mide el tiempo que se tarda en tomar una decisión y que esa decisión llegue a los destinatarios, mientras que en una simulación se pueden manejar tiempos hipotéticos.  En cualquiera de los dos ejercicios, es indispensable llevar a cabo cada una de las siguientes etapas:</w:t>
            </w:r>
          </w:p>
          <w:p w:rsidR="00000000" w:rsidDel="00000000" w:rsidP="00000000" w:rsidRDefault="00000000" w:rsidRPr="00000000" w14:paraId="000002B2">
            <w:pPr>
              <w:spacing w:after="240" w:before="240" w:line="240" w:lineRule="auto"/>
              <w:jc w:val="both"/>
              <w:rPr>
                <w:b w:val="1"/>
              </w:rPr>
            </w:pPr>
            <w:r w:rsidDel="00000000" w:rsidR="00000000" w:rsidRPr="00000000">
              <w:rPr>
                <w:b w:val="1"/>
                <w:rtl w:val="0"/>
              </w:rPr>
              <w:t xml:space="preserve">Planeación </w:t>
            </w:r>
          </w:p>
          <w:p w:rsidR="00000000" w:rsidDel="00000000" w:rsidP="00000000" w:rsidRDefault="00000000" w:rsidRPr="00000000" w14:paraId="000002B3">
            <w:pPr>
              <w:spacing w:after="240" w:before="240" w:line="240" w:lineRule="auto"/>
              <w:jc w:val="both"/>
              <w:rPr/>
            </w:pPr>
            <w:r w:rsidDel="00000000" w:rsidR="00000000" w:rsidRPr="00000000">
              <w:rPr>
                <w:rtl w:val="0"/>
              </w:rPr>
              <w:t xml:space="preserve">En esta se define qué se va a simular, cuál es la situación del plan de emergencias que se va a evaluar, en qué escenario se va a desarrollar el ejercicio y cuáles son los recursos que se usarán. Esto debe quedar redactado en un </w:t>
            </w:r>
            <w:r w:rsidDel="00000000" w:rsidR="00000000" w:rsidRPr="00000000">
              <w:rPr>
                <w:rtl w:val="0"/>
              </w:rPr>
              <w:t xml:space="preserve">guion</w:t>
            </w:r>
            <w:r w:rsidDel="00000000" w:rsidR="00000000" w:rsidRPr="00000000">
              <w:rPr>
                <w:rtl w:val="0"/>
              </w:rPr>
              <w:t xml:space="preserve">, que consiste en un documento escrito donde se establecen las responsabilidades y mecanismos de actuación que se llevarán a cabo, buscando el mínimo número de riesgos para los participantes de la actividad, pero siempre evaluando de manera objetiva la aplicación de los planes operativos y de los recursos disponibles. Se deben contemplar los recursos que se utilizarán, la señalización, el presupuesto y la recreación de la amenaza que se va a ejecutar. Siempre se considera que este tipo de prácticas se planeará para el peor contexto. </w:t>
            </w:r>
          </w:p>
          <w:p w:rsidR="00000000" w:rsidDel="00000000" w:rsidP="00000000" w:rsidRDefault="00000000" w:rsidRPr="00000000" w14:paraId="000002B4">
            <w:pPr>
              <w:spacing w:after="240" w:before="240" w:line="240" w:lineRule="auto"/>
              <w:jc w:val="both"/>
              <w:rPr/>
            </w:pPr>
            <w:r w:rsidDel="00000000" w:rsidR="00000000" w:rsidRPr="00000000">
              <w:rPr>
                <w:rtl w:val="0"/>
              </w:rPr>
              <w:t xml:space="preserve"> </w:t>
            </w:r>
          </w:p>
        </w:tc>
        <w:tc>
          <w:tcPr>
            <w:tcBorders>
              <w:top w:color="000000" w:space="0" w:sz="4"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2B5">
            <w:pPr>
              <w:spacing w:after="240" w:before="240" w:line="240" w:lineRule="auto"/>
              <w:jc w:val="both"/>
              <w:rPr/>
            </w:pPr>
            <w:r w:rsidDel="00000000" w:rsidR="00000000" w:rsidRPr="00000000">
              <w:rPr>
                <w:rtl w:val="0"/>
              </w:rPr>
              <w:t xml:space="preserve">¿Qué queremos evaluar?</w:t>
            </w:r>
          </w:p>
          <w:p w:rsidR="00000000" w:rsidDel="00000000" w:rsidP="00000000" w:rsidRDefault="00000000" w:rsidRPr="00000000" w14:paraId="000002B6">
            <w:pPr>
              <w:spacing w:after="240" w:before="240" w:line="240" w:lineRule="auto"/>
              <w:jc w:val="both"/>
              <w:rPr/>
            </w:pPr>
            <w:r w:rsidDel="00000000" w:rsidR="00000000" w:rsidRPr="00000000">
              <w:rPr>
                <w:rtl w:val="0"/>
              </w:rPr>
              <w:t xml:space="preserve">¿En qué escenario se va a desarrollar?</w:t>
            </w:r>
          </w:p>
          <w:p w:rsidR="00000000" w:rsidDel="00000000" w:rsidP="00000000" w:rsidRDefault="00000000" w:rsidRPr="00000000" w14:paraId="000002B7">
            <w:pPr>
              <w:spacing w:after="240" w:before="240" w:line="240" w:lineRule="auto"/>
              <w:jc w:val="both"/>
              <w:rPr/>
            </w:pPr>
            <w:r w:rsidDel="00000000" w:rsidR="00000000" w:rsidRPr="00000000">
              <w:rPr>
                <w:rtl w:val="0"/>
              </w:rPr>
              <w:t xml:space="preserve">¿Qué recursos utilizaremos?</w:t>
            </w:r>
          </w:p>
          <w:p w:rsidR="00000000" w:rsidDel="00000000" w:rsidP="00000000" w:rsidRDefault="00000000" w:rsidRPr="00000000" w14:paraId="000002B8">
            <w:pPr>
              <w:spacing w:after="240" w:before="240" w:line="240" w:lineRule="auto"/>
              <w:jc w:val="both"/>
              <w:rPr/>
            </w:pPr>
            <w:r w:rsidDel="00000000" w:rsidR="00000000" w:rsidRPr="00000000">
              <w:rPr>
                <w:rtl w:val="0"/>
              </w:rPr>
              <w:t xml:space="preserve"> </w:t>
            </w:r>
          </w:p>
        </w:tc>
      </w:tr>
      <w:tr>
        <w:trPr>
          <w:cantSplit w:val="0"/>
          <w:trHeight w:val="6213"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2B9">
            <w:pPr>
              <w:spacing w:after="240" w:before="240" w:line="240" w:lineRule="auto"/>
              <w:jc w:val="both"/>
              <w:rPr>
                <w:b w:val="1"/>
              </w:rPr>
            </w:pPr>
            <w:r w:rsidDel="00000000" w:rsidR="00000000" w:rsidRPr="00000000">
              <w:rPr>
                <w:b w:val="1"/>
                <w:rtl w:val="0"/>
              </w:rPr>
              <w:t xml:space="preserve">2</w:t>
            </w:r>
          </w:p>
        </w:tc>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2BA">
            <w:pPr>
              <w:spacing w:after="240" w:before="240" w:line="240" w:lineRule="auto"/>
              <w:jc w:val="both"/>
              <w:rPr/>
            </w:pPr>
            <w:r w:rsidDel="00000000" w:rsidR="00000000" w:rsidRPr="00000000">
              <w:rPr>
                <w:rtl w:val="0"/>
              </w:rPr>
              <w:t xml:space="preserve">Crear imágenes similares con respecto a:</w:t>
            </w:r>
          </w:p>
          <w:p w:rsidR="00000000" w:rsidDel="00000000" w:rsidP="00000000" w:rsidRDefault="00000000" w:rsidRPr="00000000" w14:paraId="000002BB">
            <w:pPr>
              <w:spacing w:after="240" w:before="240" w:line="240" w:lineRule="auto"/>
              <w:jc w:val="both"/>
              <w:rPr/>
            </w:pPr>
            <w:r w:rsidDel="00000000" w:rsidR="00000000" w:rsidRPr="00000000">
              <w:rPr>
                <w:rtl w:val="0"/>
              </w:rPr>
              <w:t xml:space="preserve">Simulación: </w:t>
            </w:r>
          </w:p>
          <w:p w:rsidR="00000000" w:rsidDel="00000000" w:rsidP="00000000" w:rsidRDefault="00000000" w:rsidRPr="00000000" w14:paraId="000002BC">
            <w:pPr>
              <w:spacing w:after="240" w:before="240" w:line="240" w:lineRule="auto"/>
              <w:jc w:val="both"/>
              <w:rPr/>
            </w:pPr>
            <w:r w:rsidDel="00000000" w:rsidR="00000000" w:rsidRPr="00000000">
              <w:rPr/>
              <w:drawing>
                <wp:inline distB="114300" distT="114300" distL="114300" distR="114300">
                  <wp:extent cx="2124075" cy="1266825"/>
                  <wp:effectExtent b="0" l="0" r="0" t="0"/>
                  <wp:docPr id="464" name="image7.png"/>
                  <a:graphic>
                    <a:graphicData uri="http://schemas.openxmlformats.org/drawingml/2006/picture">
                      <pic:pic>
                        <pic:nvPicPr>
                          <pic:cNvPr id="0" name="image7.png"/>
                          <pic:cNvPicPr preferRelativeResize="0"/>
                        </pic:nvPicPr>
                        <pic:blipFill>
                          <a:blip r:embed="rId63"/>
                          <a:srcRect b="0" l="0" r="0" t="0"/>
                          <a:stretch>
                            <a:fillRect/>
                          </a:stretch>
                        </pic:blipFill>
                        <pic:spPr>
                          <a:xfrm>
                            <a:off x="0" y="0"/>
                            <a:ext cx="212407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spacing w:after="240" w:before="240" w:line="240" w:lineRule="auto"/>
              <w:jc w:val="both"/>
              <w:rPr/>
            </w:pPr>
            <w:r w:rsidDel="00000000" w:rsidR="00000000" w:rsidRPr="00000000">
              <w:rPr>
                <w:rtl w:val="0"/>
              </w:rPr>
              <w:t xml:space="preserve">Simulacro: </w:t>
            </w:r>
          </w:p>
          <w:p w:rsidR="00000000" w:rsidDel="00000000" w:rsidP="00000000" w:rsidRDefault="00000000" w:rsidRPr="00000000" w14:paraId="000002BE">
            <w:pPr>
              <w:spacing w:after="240" w:before="240" w:line="240" w:lineRule="auto"/>
              <w:jc w:val="both"/>
              <w:rPr/>
            </w:pPr>
            <w:r w:rsidDel="00000000" w:rsidR="00000000" w:rsidRPr="00000000">
              <w:rPr>
                <w:rFonts w:ascii="SimSun" w:cs="SimSun" w:eastAsia="SimSun" w:hAnsi="SimSun"/>
              </w:rPr>
              <w:drawing>
                <wp:inline distB="114300" distT="114300" distL="114300" distR="114300">
                  <wp:extent cx="2124075" cy="1485900"/>
                  <wp:effectExtent b="0" l="0" r="0" t="0"/>
                  <wp:docPr id="465" name="image5.png"/>
                  <a:graphic>
                    <a:graphicData uri="http://schemas.openxmlformats.org/drawingml/2006/picture">
                      <pic:pic>
                        <pic:nvPicPr>
                          <pic:cNvPr id="0" name="image5.png"/>
                          <pic:cNvPicPr preferRelativeResize="0"/>
                        </pic:nvPicPr>
                        <pic:blipFill>
                          <a:blip r:embed="rId64"/>
                          <a:srcRect b="0" l="0" r="0" t="0"/>
                          <a:stretch>
                            <a:fillRect/>
                          </a:stretch>
                        </pic:blipFill>
                        <pic:spPr>
                          <a:xfrm>
                            <a:off x="0" y="0"/>
                            <a:ext cx="2124075" cy="1485900"/>
                          </a:xfrm>
                          <a:prstGeom prst="rect"/>
                          <a:ln/>
                        </pic:spPr>
                      </pic:pic>
                    </a:graphicData>
                  </a:graphic>
                </wp:inline>
              </w:drawing>
            </w:r>
            <w:r w:rsidDel="00000000" w:rsidR="00000000" w:rsidRPr="00000000">
              <w:rPr>
                <w:rtl w:val="0"/>
              </w:rPr>
              <w:t xml:space="preserve">Seguidamente, con una imagen similar a la siguiente, se hace alusión al segundo párrafo.</w:t>
            </w:r>
          </w:p>
          <w:p w:rsidR="00000000" w:rsidDel="00000000" w:rsidP="00000000" w:rsidRDefault="00000000" w:rsidRPr="00000000" w14:paraId="000002BF">
            <w:pPr>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2C0">
            <w:pPr>
              <w:spacing w:after="240" w:before="240" w:line="240" w:lineRule="auto"/>
              <w:jc w:val="both"/>
              <w:rPr/>
            </w:pPr>
            <w:r w:rsidDel="00000000" w:rsidR="00000000" w:rsidRPr="00000000">
              <w:rPr>
                <w:rtl w:val="0"/>
              </w:rPr>
              <w:t xml:space="preserve"> </w:t>
            </w:r>
            <w:r w:rsidDel="00000000" w:rsidR="00000000" w:rsidRPr="00000000">
              <w:rPr/>
              <w:drawing>
                <wp:inline distB="114300" distT="114300" distL="114300" distR="114300">
                  <wp:extent cx="2124075" cy="2190750"/>
                  <wp:effectExtent b="0" l="0" r="0" t="0"/>
                  <wp:docPr id="466" name="image2.png"/>
                  <a:graphic>
                    <a:graphicData uri="http://schemas.openxmlformats.org/drawingml/2006/picture">
                      <pic:pic>
                        <pic:nvPicPr>
                          <pic:cNvPr id="0" name="image2.png"/>
                          <pic:cNvPicPr preferRelativeResize="0"/>
                        </pic:nvPicPr>
                        <pic:blipFill>
                          <a:blip r:embed="rId65"/>
                          <a:srcRect b="0" l="0" r="0" t="0"/>
                          <a:stretch>
                            <a:fillRect/>
                          </a:stretch>
                        </pic:blipFill>
                        <pic:spPr>
                          <a:xfrm>
                            <a:off x="0" y="0"/>
                            <a:ext cx="2124075" cy="2190750"/>
                          </a:xfrm>
                          <a:prstGeom prst="rect"/>
                          <a:ln/>
                        </pic:spPr>
                      </pic:pic>
                    </a:graphicData>
                  </a:graphic>
                </wp:inline>
              </w:drawing>
            </w: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2C1">
            <w:pPr>
              <w:spacing w:after="240" w:before="240" w:line="240" w:lineRule="auto"/>
              <w:jc w:val="both"/>
              <w:rPr/>
            </w:pPr>
            <w:r w:rsidDel="00000000" w:rsidR="00000000" w:rsidRPr="00000000">
              <w:rPr>
                <w:rtl w:val="0"/>
              </w:rPr>
              <w:t xml:space="preserve">Fondo musical que genere atención.</w:t>
            </w:r>
          </w:p>
        </w:tc>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2C2">
            <w:pPr>
              <w:spacing w:after="240" w:before="240" w:line="240" w:lineRule="auto"/>
              <w:jc w:val="both"/>
              <w:rPr>
                <w:b w:val="1"/>
              </w:rPr>
            </w:pPr>
            <w:r w:rsidDel="00000000" w:rsidR="00000000" w:rsidRPr="00000000">
              <w:rPr>
                <w:b w:val="1"/>
                <w:rtl w:val="0"/>
              </w:rPr>
              <w:t xml:space="preserve">Ejecución</w:t>
            </w:r>
          </w:p>
          <w:p w:rsidR="00000000" w:rsidDel="00000000" w:rsidP="00000000" w:rsidRDefault="00000000" w:rsidRPr="00000000" w14:paraId="000002C3">
            <w:pPr>
              <w:spacing w:after="240" w:before="240" w:line="240" w:lineRule="auto"/>
              <w:jc w:val="both"/>
              <w:rPr/>
            </w:pPr>
            <w:r w:rsidDel="00000000" w:rsidR="00000000" w:rsidRPr="00000000">
              <w:rPr>
                <w:rtl w:val="0"/>
              </w:rPr>
              <w:t xml:space="preserve">Si es una simulación, el ejercicio se limita a exponer la situación y a establecer, a manera de debate, los mecanismos de actuación. Si es un simulacro se lleva a la práctica la ejecución de los planes operativos, por lo tanto, debe hacerse el montaje del escenario que se desea evaluar, buscando que sea lo más cercano posible a la realidad para poder conocer efectivamente la capacidad de respuesta; se ubican las víctimas y se deja claro el medio de comunicación con los organismos externos.</w:t>
            </w:r>
          </w:p>
          <w:p w:rsidR="00000000" w:rsidDel="00000000" w:rsidP="00000000" w:rsidRDefault="00000000" w:rsidRPr="00000000" w14:paraId="000002C4">
            <w:pPr>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2C5">
            <w:pPr>
              <w:spacing w:after="240" w:before="240" w:line="240" w:lineRule="auto"/>
              <w:jc w:val="both"/>
              <w:rPr/>
            </w:pPr>
            <w:r w:rsidDel="00000000" w:rsidR="00000000" w:rsidRPr="00000000">
              <w:rPr>
                <w:rtl w:val="0"/>
              </w:rPr>
              <w:t xml:space="preserve">En esta fase se inicia el ejercicio. A medida que se desarrolla el </w:t>
            </w:r>
            <w:r w:rsidDel="00000000" w:rsidR="00000000" w:rsidRPr="00000000">
              <w:rPr>
                <w:rtl w:val="0"/>
              </w:rPr>
              <w:t xml:space="preserve">guion</w:t>
            </w:r>
            <w:r w:rsidDel="00000000" w:rsidR="00000000" w:rsidRPr="00000000">
              <w:rPr>
                <w:rtl w:val="0"/>
              </w:rPr>
              <w:t xml:space="preserve">, los evaluadores toman nota de cada acción ejecutada por cada uno de los participantes, con el fin de identificar si las medidas tomadas fueron suficientes, si se respondió de forma adecuada a la utilización de los códigos de alerta, a la activación oportuna de los planes operativos, las indicaciones adecuadas para activar el sistema de alarma y a la gestión oportuna de la comunicación con el PMU, si este activó la cadena de llamadas establecidas, y si a su vez se hizo seguimiento a las labores de atención inicial de heridos, entre otros aspectos que cada ejercicio decida evaluar.</w:t>
            </w:r>
          </w:p>
        </w:tc>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2C6">
            <w:pPr>
              <w:spacing w:after="240" w:before="240" w:line="240" w:lineRule="auto"/>
              <w:jc w:val="both"/>
              <w:rPr/>
            </w:pPr>
            <w:r w:rsidDel="00000000" w:rsidR="00000000" w:rsidRPr="00000000">
              <w:rPr>
                <w:rtl w:val="0"/>
              </w:rPr>
              <w:t xml:space="preserve"> </w:t>
            </w:r>
          </w:p>
        </w:tc>
      </w:tr>
      <w:tr>
        <w:trPr>
          <w:cantSplit w:val="0"/>
          <w:trHeight w:val="120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2C7">
            <w:pPr>
              <w:spacing w:after="240" w:before="240" w:line="240" w:lineRule="auto"/>
              <w:jc w:val="both"/>
              <w:rPr>
                <w:b w:val="1"/>
              </w:rPr>
            </w:pPr>
            <w:r w:rsidDel="00000000" w:rsidR="00000000" w:rsidRPr="00000000">
              <w:rPr>
                <w:b w:val="1"/>
                <w:rtl w:val="0"/>
              </w:rPr>
              <w:t xml:space="preserve">3</w:t>
            </w:r>
          </w:p>
        </w:tc>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2C8">
            <w:pPr>
              <w:spacing w:after="240" w:before="240" w:line="240" w:lineRule="auto"/>
              <w:jc w:val="both"/>
              <w:rPr/>
            </w:pPr>
            <w:r w:rsidDel="00000000" w:rsidR="00000000" w:rsidRPr="00000000">
              <w:rPr>
                <w:rtl w:val="0"/>
              </w:rPr>
              <w:t xml:space="preserve">Crear una imagen similar que a medida que se va leyendo, se va calificando dentro del documento.</w:t>
            </w:r>
          </w:p>
          <w:p w:rsidR="00000000" w:rsidDel="00000000" w:rsidP="00000000" w:rsidRDefault="00000000" w:rsidRPr="00000000" w14:paraId="000002C9">
            <w:pPr>
              <w:spacing w:after="240" w:before="240" w:line="240" w:lineRule="auto"/>
              <w:jc w:val="both"/>
              <w:rPr/>
            </w:pPr>
            <w:r w:rsidDel="00000000" w:rsidR="00000000" w:rsidRPr="00000000">
              <w:rPr>
                <w:rtl w:val="0"/>
              </w:rPr>
              <w:t xml:space="preserve"> </w:t>
            </w:r>
            <w:r w:rsidDel="00000000" w:rsidR="00000000" w:rsidRPr="00000000">
              <w:rPr/>
              <w:drawing>
                <wp:inline distB="114300" distT="114300" distL="114300" distR="114300">
                  <wp:extent cx="1724025" cy="1200150"/>
                  <wp:effectExtent b="0" l="0" r="0" t="0"/>
                  <wp:docPr id="467" name="image14.png"/>
                  <a:graphic>
                    <a:graphicData uri="http://schemas.openxmlformats.org/drawingml/2006/picture">
                      <pic:pic>
                        <pic:nvPicPr>
                          <pic:cNvPr id="0" name="image14.png"/>
                          <pic:cNvPicPr preferRelativeResize="0"/>
                        </pic:nvPicPr>
                        <pic:blipFill>
                          <a:blip r:embed="rId66"/>
                          <a:srcRect b="0" l="0" r="0" t="0"/>
                          <a:stretch>
                            <a:fillRect/>
                          </a:stretch>
                        </pic:blipFill>
                        <pic:spPr>
                          <a:xfrm>
                            <a:off x="0" y="0"/>
                            <a:ext cx="172402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spacing w:after="240" w:before="240" w:line="240" w:lineRule="auto"/>
              <w:jc w:val="both"/>
              <w:rPr/>
            </w:pPr>
            <w:r w:rsidDel="00000000" w:rsidR="00000000" w:rsidRPr="00000000">
              <w:rPr>
                <w:rtl w:val="0"/>
              </w:rPr>
              <w:t xml:space="preserve">Finalmente, se muestra una imagen parecida, con el fin de expresar las fortalezas y debilidades dentro del desarrollo de un proceso o plan de emergencias.</w:t>
            </w:r>
          </w:p>
        </w:tc>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2CB">
            <w:pPr>
              <w:spacing w:after="240" w:before="240" w:line="240" w:lineRule="auto"/>
              <w:jc w:val="both"/>
              <w:rPr/>
            </w:pPr>
            <w:r w:rsidDel="00000000" w:rsidR="00000000" w:rsidRPr="00000000">
              <w:rPr>
                <w:rtl w:val="0"/>
              </w:rPr>
              <w:t xml:space="preserve">Fondo musical que genere atención.</w:t>
            </w:r>
          </w:p>
        </w:tc>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2CC">
            <w:pPr>
              <w:spacing w:after="240" w:before="240" w:line="240" w:lineRule="auto"/>
              <w:jc w:val="both"/>
              <w:rPr>
                <w:b w:val="1"/>
              </w:rPr>
            </w:pPr>
            <w:r w:rsidDel="00000000" w:rsidR="00000000" w:rsidRPr="00000000">
              <w:rPr>
                <w:b w:val="1"/>
                <w:rtl w:val="0"/>
              </w:rPr>
              <w:t xml:space="preserve">Evaluación </w:t>
            </w:r>
          </w:p>
          <w:p w:rsidR="00000000" w:rsidDel="00000000" w:rsidP="00000000" w:rsidRDefault="00000000" w:rsidRPr="00000000" w14:paraId="000002CD">
            <w:pPr>
              <w:spacing w:after="240" w:before="240" w:line="240" w:lineRule="auto"/>
              <w:jc w:val="both"/>
              <w:rPr/>
            </w:pPr>
            <w:r w:rsidDel="00000000" w:rsidR="00000000" w:rsidRPr="00000000">
              <w:rPr>
                <w:rtl w:val="0"/>
              </w:rPr>
              <w:t xml:space="preserve">Consiste en aplicar los instrumentos desde el inicio del ejercicio. Por lo general, se utilizan listas de chequeo para determinar la aplicación de cada uno de los aspectos esperados. Se sugiere hacer una retroalimentación al finalizar el ejercicio, en la que, de manera clara, los evaluadores expresen las fortalezas y debilidades observadas, y los participantes puedan exponer su apreciación del desarrollo de la actividad. </w:t>
            </w:r>
          </w:p>
          <w:p w:rsidR="00000000" w:rsidDel="00000000" w:rsidP="00000000" w:rsidRDefault="00000000" w:rsidRPr="00000000" w14:paraId="000002CE">
            <w:pPr>
              <w:spacing w:after="240" w:before="240" w:line="240" w:lineRule="auto"/>
              <w:jc w:val="both"/>
              <w:rPr/>
            </w:pPr>
            <w:r w:rsidDel="00000000" w:rsidR="00000000" w:rsidRPr="00000000">
              <w:rPr>
                <w:rtl w:val="0"/>
              </w:rPr>
              <w:t xml:space="preserve">A partir de la evaluación se construyen insumos de mejora para los planes de emergencia y contingencia, muy importantes para el seguimiento de las actividades; está orientada a la retroalimentación por parte de los participantes, sentando las bases para las próximas actividades.</w:t>
            </w:r>
          </w:p>
        </w:tc>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2CF">
            <w:pPr>
              <w:spacing w:after="240" w:before="240" w:line="240" w:lineRule="auto"/>
              <w:jc w:val="both"/>
              <w:rPr/>
            </w:pPr>
            <w:r w:rsidDel="00000000" w:rsidR="00000000" w:rsidRPr="00000000">
              <w:rPr>
                <w:rtl w:val="0"/>
              </w:rPr>
              <w:t xml:space="preserve"> </w:t>
            </w:r>
          </w:p>
        </w:tc>
      </w:tr>
      <w:tr>
        <w:trPr>
          <w:cantSplit w:val="0"/>
          <w:trHeight w:val="10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2D0">
            <w:pPr>
              <w:spacing w:after="240" w:before="240" w:line="240" w:lineRule="auto"/>
              <w:jc w:val="both"/>
              <w:rPr>
                <w:b w:val="1"/>
              </w:rPr>
            </w:pPr>
            <w:r w:rsidDel="00000000" w:rsidR="00000000" w:rsidRPr="00000000">
              <w:rPr>
                <w:b w:val="1"/>
                <w:rtl w:val="0"/>
              </w:rPr>
              <w:t xml:space="preserve">Nombre del archivo</w:t>
            </w:r>
          </w:p>
        </w:tc>
        <w:tc>
          <w:tcPr>
            <w:gridSpan w:val="4"/>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2D1">
            <w:pPr>
              <w:spacing w:after="240" w:before="240" w:line="240" w:lineRule="auto"/>
              <w:jc w:val="both"/>
              <w:rPr>
                <w:b w:val="1"/>
              </w:rPr>
            </w:pPr>
            <w:r w:rsidDel="00000000" w:rsidR="00000000" w:rsidRPr="00000000">
              <w:rPr>
                <w:b w:val="1"/>
                <w:rtl w:val="0"/>
              </w:rPr>
              <w:t xml:space="preserve">623800_v2</w:t>
            </w:r>
          </w:p>
        </w:tc>
      </w:tr>
    </w:tbl>
    <w:p w:rsidR="00000000" w:rsidDel="00000000" w:rsidP="00000000" w:rsidRDefault="00000000" w:rsidRPr="00000000" w14:paraId="000002D5">
      <w:pPr>
        <w:spacing w:line="240" w:lineRule="auto"/>
        <w:jc w:val="both"/>
        <w:rPr/>
      </w:pPr>
      <w:r w:rsidDel="00000000" w:rsidR="00000000" w:rsidRPr="00000000">
        <w:rPr>
          <w:rtl w:val="0"/>
        </w:rPr>
      </w:r>
    </w:p>
    <w:p w:rsidR="00000000" w:rsidDel="00000000" w:rsidP="00000000" w:rsidRDefault="00000000" w:rsidRPr="00000000" w14:paraId="000002D6">
      <w:pPr>
        <w:spacing w:line="240" w:lineRule="auto"/>
        <w:jc w:val="both"/>
        <w:rPr/>
      </w:pPr>
      <w:r w:rsidDel="00000000" w:rsidR="00000000" w:rsidRPr="00000000">
        <w:rPr>
          <w:rtl w:val="0"/>
        </w:rPr>
      </w:r>
    </w:p>
    <w:p w:rsidR="00000000" w:rsidDel="00000000" w:rsidP="00000000" w:rsidRDefault="00000000" w:rsidRPr="00000000" w14:paraId="000002D7">
      <w:pPr>
        <w:spacing w:after="120" w:line="240" w:lineRule="auto"/>
        <w:jc w:val="both"/>
        <w:rPr>
          <w:b w:val="1"/>
        </w:rPr>
      </w:pPr>
      <w:r w:rsidDel="00000000" w:rsidR="00000000" w:rsidRPr="00000000">
        <w:rPr>
          <w:rtl w:val="0"/>
        </w:rPr>
      </w:r>
    </w:p>
    <w:p w:rsidR="00000000" w:rsidDel="00000000" w:rsidP="00000000" w:rsidRDefault="00000000" w:rsidRPr="00000000" w14:paraId="000002D8">
      <w:pPr>
        <w:spacing w:after="120" w:line="240" w:lineRule="auto"/>
        <w:jc w:val="both"/>
        <w:rPr>
          <w:b w:val="1"/>
        </w:rPr>
      </w:pPr>
      <w:r w:rsidDel="00000000" w:rsidR="00000000" w:rsidRPr="00000000">
        <w:rPr>
          <w:b w:val="1"/>
          <w:rtl w:val="0"/>
        </w:rPr>
        <w:t xml:space="preserve">SÍNTESIS</w:t>
      </w:r>
    </w:p>
    <w:p w:rsidR="00000000" w:rsidDel="00000000" w:rsidP="00000000" w:rsidRDefault="00000000" w:rsidRPr="00000000" w14:paraId="000002D9">
      <w:pPr>
        <w:spacing w:after="120" w:line="240" w:lineRule="auto"/>
        <w:jc w:val="both"/>
        <w:rPr>
          <w:b w:val="1"/>
        </w:rPr>
      </w:pPr>
      <w:r w:rsidDel="00000000" w:rsidR="00000000" w:rsidRPr="00000000">
        <w:rPr>
          <w:rtl w:val="0"/>
        </w:rPr>
      </w:r>
    </w:p>
    <w:p w:rsidR="00000000" w:rsidDel="00000000" w:rsidP="00000000" w:rsidRDefault="00000000" w:rsidRPr="00000000" w14:paraId="000002DA">
      <w:pPr>
        <w:spacing w:after="120" w:line="240" w:lineRule="auto"/>
        <w:jc w:val="both"/>
        <w:rPr/>
      </w:pPr>
      <w:r w:rsidDel="00000000" w:rsidR="00000000" w:rsidRPr="00000000">
        <w:rPr>
          <w:rtl w:val="0"/>
        </w:rPr>
      </w:r>
    </w:p>
    <w:tbl>
      <w:tblPr>
        <w:tblStyle w:val="Table37"/>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1"/>
        <w:gridCol w:w="11320"/>
        <w:tblGridChange w:id="0">
          <w:tblGrid>
            <w:gridCol w:w="2101"/>
            <w:gridCol w:w="11320"/>
          </w:tblGrid>
        </w:tblGridChange>
      </w:tblGrid>
      <w:tr>
        <w:trPr>
          <w:cantSplit w:val="0"/>
          <w:tblHeader w:val="0"/>
        </w:trPr>
        <w:tc>
          <w:tcPr>
            <w:shd w:fill="c6d9f1" w:val="clear"/>
          </w:tcPr>
          <w:p w:rsidR="00000000" w:rsidDel="00000000" w:rsidP="00000000" w:rsidRDefault="00000000" w:rsidRPr="00000000" w14:paraId="000002DB">
            <w:pPr>
              <w:spacing w:line="240" w:lineRule="auto"/>
              <w:jc w:val="both"/>
              <w:rPr>
                <w:b w:val="1"/>
              </w:rPr>
            </w:pPr>
            <w:r w:rsidDel="00000000" w:rsidR="00000000" w:rsidRPr="00000000">
              <w:rPr>
                <w:b w:val="1"/>
                <w:rtl w:val="0"/>
              </w:rPr>
              <w:t xml:space="preserve">Tipo de recurso</w:t>
            </w:r>
          </w:p>
        </w:tc>
        <w:tc>
          <w:tcPr>
            <w:shd w:fill="c6d9f1" w:val="clear"/>
          </w:tcPr>
          <w:p w:rsidR="00000000" w:rsidDel="00000000" w:rsidP="00000000" w:rsidRDefault="00000000" w:rsidRPr="00000000" w14:paraId="000002DC">
            <w:pPr>
              <w:spacing w:line="240" w:lineRule="auto"/>
              <w:jc w:val="both"/>
              <w:rPr/>
            </w:pPr>
            <w:r w:rsidDel="00000000" w:rsidR="00000000" w:rsidRPr="00000000">
              <w:rPr>
                <w:rtl w:val="0"/>
              </w:rPr>
              <w:t xml:space="preserve">Síntesis</w:t>
            </w:r>
          </w:p>
        </w:tc>
      </w:tr>
      <w:tr>
        <w:trPr>
          <w:cantSplit w:val="0"/>
          <w:tblHeader w:val="0"/>
        </w:trPr>
        <w:tc>
          <w:tcPr>
            <w:gridSpan w:val="2"/>
          </w:tcPr>
          <w:p w:rsidR="00000000" w:rsidDel="00000000" w:rsidP="00000000" w:rsidRDefault="00000000" w:rsidRPr="00000000" w14:paraId="000002DD">
            <w:pPr>
              <w:spacing w:line="240" w:lineRule="auto"/>
              <w:jc w:val="both"/>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2DF">
            <w:pPr>
              <w:spacing w:line="240" w:lineRule="auto"/>
              <w:jc w:val="both"/>
              <w:rPr>
                <w:b w:val="1"/>
              </w:rPr>
            </w:pPr>
            <w:r w:rsidDel="00000000" w:rsidR="00000000" w:rsidRPr="00000000">
              <w:rPr>
                <w:b w:val="1"/>
                <w:rtl w:val="0"/>
              </w:rPr>
              <w:t xml:space="preserve">Introducción</w:t>
            </w:r>
          </w:p>
          <w:p w:rsidR="00000000" w:rsidDel="00000000" w:rsidP="00000000" w:rsidRDefault="00000000" w:rsidRPr="00000000" w14:paraId="000002E0">
            <w:pPr>
              <w:spacing w:line="240" w:lineRule="auto"/>
              <w:jc w:val="both"/>
              <w:rPr/>
            </w:pPr>
            <w:r w:rsidDel="00000000" w:rsidR="00000000" w:rsidRPr="00000000">
              <w:rPr>
                <w:rtl w:val="0"/>
              </w:rPr>
            </w:r>
          </w:p>
        </w:tc>
        <w:tc>
          <w:tcPr/>
          <w:p w:rsidR="00000000" w:rsidDel="00000000" w:rsidP="00000000" w:rsidRDefault="00000000" w:rsidRPr="00000000" w14:paraId="000002E1">
            <w:pPr>
              <w:spacing w:after="120" w:line="240" w:lineRule="auto"/>
              <w:rPr/>
            </w:pPr>
            <w:r w:rsidDel="00000000" w:rsidR="00000000" w:rsidRPr="00000000">
              <w:rPr>
                <w:rtl w:val="0"/>
              </w:rPr>
              <w:t xml:space="preserve">La activación de los planes de emergencia y contingencia comienza antes de la ejecución de cualquier actividad. El desarrollo de prácticas y simulacros sirve para evaluar los recursos y la capacidad de respuesta ante una emergencia</w:t>
            </w:r>
            <w:sdt>
              <w:sdtPr>
                <w:tag w:val="goog_rdk_22"/>
              </w:sdtPr>
              <w:sdtContent>
                <w:commentRangeStart w:id="22"/>
              </w:sdtContent>
            </w:sdt>
            <w:r w:rsidDel="00000000" w:rsidR="00000000" w:rsidRPr="00000000">
              <w:rPr>
                <w:rtl w:val="0"/>
              </w:rPr>
              <w:t xml:space="preserve"> (Figura 5). </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2E2">
            <w:pPr>
              <w:spacing w:after="120" w:line="240" w:lineRule="auto"/>
              <w:rPr/>
            </w:pPr>
            <w:r w:rsidDel="00000000" w:rsidR="00000000" w:rsidRPr="00000000">
              <w:rPr>
                <w:rtl w:val="0"/>
              </w:rPr>
            </w:r>
          </w:p>
          <w:p w:rsidR="00000000" w:rsidDel="00000000" w:rsidP="00000000" w:rsidRDefault="00000000" w:rsidRPr="00000000" w14:paraId="000002E3">
            <w:pPr>
              <w:spacing w:after="120" w:line="240" w:lineRule="auto"/>
              <w:rPr>
                <w:b w:val="1"/>
              </w:rPr>
            </w:pPr>
            <w:r w:rsidDel="00000000" w:rsidR="00000000" w:rsidRPr="00000000">
              <w:rPr>
                <w:b w:val="1"/>
                <w:rtl w:val="0"/>
              </w:rPr>
              <w:t xml:space="preserve">Figura 5</w:t>
            </w:r>
          </w:p>
          <w:p w:rsidR="00000000" w:rsidDel="00000000" w:rsidP="00000000" w:rsidRDefault="00000000" w:rsidRPr="00000000" w14:paraId="000002E4">
            <w:pPr>
              <w:spacing w:after="120" w:line="240" w:lineRule="auto"/>
              <w:rPr>
                <w:i w:val="1"/>
              </w:rPr>
            </w:pPr>
            <w:r w:rsidDel="00000000" w:rsidR="00000000" w:rsidRPr="00000000">
              <w:rPr>
                <w:i w:val="1"/>
                <w:rtl w:val="0"/>
              </w:rPr>
              <w:t xml:space="preserve">Síntesis</w:t>
            </w:r>
          </w:p>
        </w:tc>
      </w:tr>
      <w:tr>
        <w:trPr>
          <w:cantSplit w:val="0"/>
          <w:tblHeader w:val="0"/>
        </w:trPr>
        <w:tc>
          <w:tcPr>
            <w:gridSpan w:val="2"/>
          </w:tcPr>
          <w:p w:rsidR="00000000" w:rsidDel="00000000" w:rsidP="00000000" w:rsidRDefault="00000000" w:rsidRPr="00000000" w14:paraId="000002E5">
            <w:pPr>
              <w:spacing w:line="240" w:lineRule="auto"/>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1562100</wp:posOffset>
                      </wp:positionH>
                      <wp:positionV relativeFrom="paragraph">
                        <wp:posOffset>127000</wp:posOffset>
                      </wp:positionV>
                      <wp:extent cx="5362575" cy="4251325"/>
                      <wp:effectExtent b="0" l="0" r="0" t="0"/>
                      <wp:wrapSquare wrapText="bothSides" distB="0" distT="0" distL="114300" distR="114300"/>
                      <wp:docPr id="458" name=""/>
                      <a:graphic>
                        <a:graphicData uri="http://schemas.microsoft.com/office/word/2010/wordprocessingGroup">
                          <wpg:wgp>
                            <wpg:cNvGrpSpPr/>
                            <wpg:grpSpPr>
                              <a:xfrm>
                                <a:off x="2664700" y="1641625"/>
                                <a:ext cx="5362575" cy="4251325"/>
                                <a:chOff x="2664700" y="1641625"/>
                                <a:chExt cx="5362600" cy="4264075"/>
                              </a:xfrm>
                            </wpg:grpSpPr>
                            <wpg:grpSp>
                              <wpg:cNvGrpSpPr/>
                              <wpg:grpSpPr>
                                <a:xfrm>
                                  <a:off x="2664713" y="1654337"/>
                                  <a:ext cx="5362575" cy="4251326"/>
                                  <a:chOff x="0" y="-1"/>
                                  <a:chExt cx="5362575" cy="4264026"/>
                                </a:xfrm>
                              </wpg:grpSpPr>
                              <wps:wsp>
                                <wps:cNvSpPr/>
                                <wps:cNvPr id="5" name="Shape 5"/>
                                <wps:spPr>
                                  <a:xfrm>
                                    <a:off x="0" y="0"/>
                                    <a:ext cx="5362575" cy="4264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1"/>
                                    <a:ext cx="5362575" cy="4251326"/>
                                    <a:chOff x="0" y="-1"/>
                                    <a:chExt cx="5362575" cy="4251326"/>
                                  </a:xfrm>
                                </wpg:grpSpPr>
                                <wps:wsp>
                                  <wps:cNvSpPr/>
                                  <wps:cNvPr id="43" name="Shape 43"/>
                                  <wps:spPr>
                                    <a:xfrm>
                                      <a:off x="0" y="0"/>
                                      <a:ext cx="5362575" cy="4251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1495507" y="2125662"/>
                                      <a:ext cx="529885" cy="1009689"/>
                                    </a:xfrm>
                                    <a:custGeom>
                                      <a:rect b="b" l="l" r="r" t="t"/>
                                      <a:pathLst>
                                        <a:path extrusionOk="0" h="120000" w="120000">
                                          <a:moveTo>
                                            <a:pt x="0" y="0"/>
                                          </a:moveTo>
                                          <a:lnTo>
                                            <a:pt x="60000" y="0"/>
                                          </a:lnTo>
                                          <a:lnTo>
                                            <a:pt x="60000" y="120000"/>
                                          </a:lnTo>
                                          <a:lnTo>
                                            <a:pt x="120000" y="120000"/>
                                          </a:lnTo>
                                        </a:path>
                                      </a:pathLst>
                                    </a:custGeom>
                                    <a:no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1731943" y="2602000"/>
                                      <a:ext cx="57014" cy="5701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46" name="Shape 46"/>
                                  <wps:spPr>
                                    <a:xfrm>
                                      <a:off x="1495507" y="2079942"/>
                                      <a:ext cx="529885" cy="91440"/>
                                    </a:xfrm>
                                    <a:custGeom>
                                      <a:rect b="b" l="l" r="r" t="t"/>
                                      <a:pathLst>
                                        <a:path extrusionOk="0" h="120000" w="120000">
                                          <a:moveTo>
                                            <a:pt x="0" y="60000"/>
                                          </a:moveTo>
                                          <a:lnTo>
                                            <a:pt x="120000" y="60000"/>
                                          </a:lnTo>
                                        </a:path>
                                      </a:pathLst>
                                    </a:custGeom>
                                    <a:no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1747203" y="2112415"/>
                                      <a:ext cx="26494" cy="2649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48" name="Shape 48"/>
                                  <wps:spPr>
                                    <a:xfrm>
                                      <a:off x="1495507" y="1115972"/>
                                      <a:ext cx="529885" cy="1009689"/>
                                    </a:xfrm>
                                    <a:custGeom>
                                      <a:rect b="b" l="l" r="r" t="t"/>
                                      <a:pathLst>
                                        <a:path extrusionOk="0" h="120000" w="120000">
                                          <a:moveTo>
                                            <a:pt x="0" y="120000"/>
                                          </a:moveTo>
                                          <a:lnTo>
                                            <a:pt x="60000" y="120000"/>
                                          </a:lnTo>
                                          <a:lnTo>
                                            <a:pt x="60000" y="0"/>
                                          </a:lnTo>
                                          <a:lnTo>
                                            <a:pt x="120000" y="0"/>
                                          </a:lnTo>
                                        </a:path>
                                      </a:pathLst>
                                    </a:custGeom>
                                    <a:no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1731943" y="1592310"/>
                                      <a:ext cx="57014" cy="5701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50" name="Shape 50"/>
                                  <wps:spPr>
                                    <a:xfrm rot="-5400000">
                                      <a:off x="-1034030" y="1721786"/>
                                      <a:ext cx="4251325" cy="807751"/>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rot="-5400000">
                                      <a:off x="-1034030" y="1721786"/>
                                      <a:ext cx="4251325" cy="80775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56"/>
                                            <w:vertAlign w:val="baseline"/>
                                          </w:rPr>
                                          <w:t xml:space="preserve">Plan de emergencia y contingencia </w:t>
                                        </w:r>
                                      </w:p>
                                    </w:txbxContent>
                                  </wps:txbx>
                                  <wps:bodyPr anchorCtr="0" anchor="ctr" bIns="17775" lIns="17775" spcFirstLastPara="1" rIns="17775" wrap="square" tIns="17775">
                                    <a:noAutofit/>
                                  </wps:bodyPr>
                                </wps:wsp>
                                <wps:wsp>
                                  <wps:cNvSpPr/>
                                  <wps:cNvPr id="52" name="Shape 52"/>
                                  <wps:spPr>
                                    <a:xfrm>
                                      <a:off x="2025393" y="712096"/>
                                      <a:ext cx="2649425" cy="807751"/>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2025393" y="712096"/>
                                      <a:ext cx="2649425" cy="80775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Alerta y alarma de emergencia: son dos fases diferentes, en la primera se avisa mediante códigos o niveles que algo está ocurriendo, y la última corresponde al sistema sonoro que se activa para avisar e indicar el inicio de la evacuación, entre otras medidas a tomar. </w:t>
                                        </w:r>
                                      </w:p>
                                    </w:txbxContent>
                                  </wps:txbx>
                                  <wps:bodyPr anchorCtr="0" anchor="ctr" bIns="4425" lIns="4425" spcFirstLastPara="1" rIns="4425" wrap="square" tIns="4425">
                                    <a:noAutofit/>
                                  </wps:bodyPr>
                                </wps:wsp>
                                <wps:wsp>
                                  <wps:cNvSpPr/>
                                  <wps:cNvPr id="54" name="Shape 54"/>
                                  <wps:spPr>
                                    <a:xfrm>
                                      <a:off x="2025393" y="1721786"/>
                                      <a:ext cx="2649425" cy="807751"/>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2025393" y="1721786"/>
                                      <a:ext cx="2649425" cy="80775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Fases de Activación: los planes de emergencia se activan de manera planeada a través del desarrollo de prácticas o simulacros, o por el contrario, ante la ocurrencia de un suceso no planeado. Se procede a la aplicación del protocolo de activación conforme a lo documentado y a los recursos con los que se cuenta. </w:t>
                                        </w:r>
                                      </w:p>
                                    </w:txbxContent>
                                  </wps:txbx>
                                  <wps:bodyPr anchorCtr="0" anchor="ctr" bIns="4425" lIns="4425" spcFirstLastPara="1" rIns="4425" wrap="square" tIns="4425">
                                    <a:noAutofit/>
                                  </wps:bodyPr>
                                </wps:wsp>
                                <wps:wsp>
                                  <wps:cNvSpPr/>
                                  <wps:cNvPr id="56" name="Shape 56"/>
                                  <wps:spPr>
                                    <a:xfrm>
                                      <a:off x="2025393" y="2731476"/>
                                      <a:ext cx="2649425" cy="807751"/>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2025393" y="2731476"/>
                                      <a:ext cx="2649425" cy="80775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La activación de cada plan dependerá del tipo de situación que se está presentando, por eso siempre se recomienda distribuir con uniformidad el personal de apoyo de los diferentes planes, y gestionar de manera oportuna la comunicación entre el PMU y los coordinadores de cada plan, para de esta manera, estar alertar a la posible presentación de cualquier situación.</w:t>
                                        </w:r>
                                      </w:p>
                                    </w:txbxContent>
                                  </wps:txbx>
                                  <wps:bodyPr anchorCtr="0" anchor="ctr" bIns="4425" lIns="4425" spcFirstLastPara="1" rIns="4425" wrap="square" tIns="4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1562100</wp:posOffset>
                      </wp:positionH>
                      <wp:positionV relativeFrom="paragraph">
                        <wp:posOffset>127000</wp:posOffset>
                      </wp:positionV>
                      <wp:extent cx="5362575" cy="4251325"/>
                      <wp:effectExtent b="0" l="0" r="0" t="0"/>
                      <wp:wrapSquare wrapText="bothSides" distB="0" distT="0" distL="114300" distR="114300"/>
                      <wp:docPr id="458" name="image52.png"/>
                      <a:graphic>
                        <a:graphicData uri="http://schemas.openxmlformats.org/drawingml/2006/picture">
                          <pic:pic>
                            <pic:nvPicPr>
                              <pic:cNvPr id="0" name="image52.png"/>
                              <pic:cNvPicPr preferRelativeResize="0"/>
                            </pic:nvPicPr>
                            <pic:blipFill>
                              <a:blip r:embed="rId67"/>
                              <a:srcRect/>
                              <a:stretch>
                                <a:fillRect/>
                              </a:stretch>
                            </pic:blipFill>
                            <pic:spPr>
                              <a:xfrm>
                                <a:off x="0" y="0"/>
                                <a:ext cx="5362575" cy="4251325"/>
                              </a:xfrm>
                              <a:prstGeom prst="rect"/>
                              <a:ln/>
                            </pic:spPr>
                          </pic:pic>
                        </a:graphicData>
                      </a:graphic>
                    </wp:anchor>
                  </w:drawing>
                </mc:Fallback>
              </mc:AlternateContent>
            </w:r>
          </w:p>
          <w:p w:rsidR="00000000" w:rsidDel="00000000" w:rsidP="00000000" w:rsidRDefault="00000000" w:rsidRPr="00000000" w14:paraId="000002E6">
            <w:pPr>
              <w:spacing w:line="240" w:lineRule="auto"/>
              <w:jc w:val="both"/>
              <w:rPr/>
            </w:pPr>
            <w:r w:rsidDel="00000000" w:rsidR="00000000" w:rsidRPr="00000000">
              <w:rPr>
                <w:rtl w:val="0"/>
              </w:rPr>
            </w:r>
          </w:p>
          <w:p w:rsidR="00000000" w:rsidDel="00000000" w:rsidP="00000000" w:rsidRDefault="00000000" w:rsidRPr="00000000" w14:paraId="000002E7">
            <w:pPr>
              <w:spacing w:line="240" w:lineRule="auto"/>
              <w:jc w:val="both"/>
              <w:rPr/>
            </w:pPr>
            <w:r w:rsidDel="00000000" w:rsidR="00000000" w:rsidRPr="00000000">
              <w:rPr>
                <w:rtl w:val="0"/>
              </w:rPr>
            </w:r>
          </w:p>
          <w:p w:rsidR="00000000" w:rsidDel="00000000" w:rsidP="00000000" w:rsidRDefault="00000000" w:rsidRPr="00000000" w14:paraId="000002E8">
            <w:pPr>
              <w:spacing w:line="240" w:lineRule="auto"/>
              <w:jc w:val="both"/>
              <w:rPr/>
            </w:pPr>
            <w:r w:rsidDel="00000000" w:rsidR="00000000" w:rsidRPr="00000000">
              <w:rPr>
                <w:rtl w:val="0"/>
              </w:rPr>
            </w:r>
          </w:p>
          <w:p w:rsidR="00000000" w:rsidDel="00000000" w:rsidP="00000000" w:rsidRDefault="00000000" w:rsidRPr="00000000" w14:paraId="000002E9">
            <w:pPr>
              <w:spacing w:line="240" w:lineRule="auto"/>
              <w:jc w:val="both"/>
              <w:rPr/>
            </w:pPr>
            <w:r w:rsidDel="00000000" w:rsidR="00000000" w:rsidRPr="00000000">
              <w:rPr>
                <w:rtl w:val="0"/>
              </w:rPr>
            </w:r>
          </w:p>
          <w:p w:rsidR="00000000" w:rsidDel="00000000" w:rsidP="00000000" w:rsidRDefault="00000000" w:rsidRPr="00000000" w14:paraId="000002EA">
            <w:pPr>
              <w:spacing w:after="120" w:line="240" w:lineRule="auto"/>
              <w:jc w:val="both"/>
              <w:rPr/>
            </w:pPr>
            <w:r w:rsidDel="00000000" w:rsidR="00000000" w:rsidRPr="00000000">
              <w:rPr>
                <w:rtl w:val="0"/>
              </w:rPr>
            </w:r>
          </w:p>
          <w:p w:rsidR="00000000" w:rsidDel="00000000" w:rsidP="00000000" w:rsidRDefault="00000000" w:rsidRPr="00000000" w14:paraId="000002EB">
            <w:pPr>
              <w:spacing w:after="120" w:line="240" w:lineRule="auto"/>
              <w:jc w:val="both"/>
              <w:rPr/>
            </w:pPr>
            <w:r w:rsidDel="00000000" w:rsidR="00000000" w:rsidRPr="00000000">
              <w:rPr>
                <w:rtl w:val="0"/>
              </w:rPr>
            </w:r>
          </w:p>
          <w:p w:rsidR="00000000" w:rsidDel="00000000" w:rsidP="00000000" w:rsidRDefault="00000000" w:rsidRPr="00000000" w14:paraId="000002EC">
            <w:pPr>
              <w:spacing w:after="120" w:line="240" w:lineRule="auto"/>
              <w:jc w:val="both"/>
              <w:rPr/>
            </w:pPr>
            <w:r w:rsidDel="00000000" w:rsidR="00000000" w:rsidRPr="00000000">
              <w:rPr>
                <w:rtl w:val="0"/>
              </w:rPr>
            </w:r>
          </w:p>
          <w:p w:rsidR="00000000" w:rsidDel="00000000" w:rsidP="00000000" w:rsidRDefault="00000000" w:rsidRPr="00000000" w14:paraId="000002ED">
            <w:pPr>
              <w:spacing w:after="120" w:line="240" w:lineRule="auto"/>
              <w:jc w:val="both"/>
              <w:rPr/>
            </w:pPr>
            <w:r w:rsidDel="00000000" w:rsidR="00000000" w:rsidRPr="00000000">
              <w:rPr>
                <w:rtl w:val="0"/>
              </w:rPr>
            </w:r>
          </w:p>
          <w:p w:rsidR="00000000" w:rsidDel="00000000" w:rsidP="00000000" w:rsidRDefault="00000000" w:rsidRPr="00000000" w14:paraId="000002EE">
            <w:pPr>
              <w:spacing w:after="120" w:line="240" w:lineRule="auto"/>
              <w:jc w:val="both"/>
              <w:rPr/>
            </w:pPr>
            <w:r w:rsidDel="00000000" w:rsidR="00000000" w:rsidRPr="00000000">
              <w:rPr>
                <w:rtl w:val="0"/>
              </w:rPr>
            </w:r>
          </w:p>
          <w:p w:rsidR="00000000" w:rsidDel="00000000" w:rsidP="00000000" w:rsidRDefault="00000000" w:rsidRPr="00000000" w14:paraId="000002EF">
            <w:pPr>
              <w:spacing w:after="120" w:line="240" w:lineRule="auto"/>
              <w:jc w:val="both"/>
              <w:rPr/>
            </w:pPr>
            <w:r w:rsidDel="00000000" w:rsidR="00000000" w:rsidRPr="00000000">
              <w:rPr>
                <w:rtl w:val="0"/>
              </w:rPr>
            </w:r>
          </w:p>
          <w:p w:rsidR="00000000" w:rsidDel="00000000" w:rsidP="00000000" w:rsidRDefault="00000000" w:rsidRPr="00000000" w14:paraId="000002F0">
            <w:pPr>
              <w:spacing w:after="120" w:line="240" w:lineRule="auto"/>
              <w:jc w:val="both"/>
              <w:rPr/>
            </w:pPr>
            <w:r w:rsidDel="00000000" w:rsidR="00000000" w:rsidRPr="00000000">
              <w:rPr>
                <w:rtl w:val="0"/>
              </w:rPr>
            </w:r>
          </w:p>
          <w:p w:rsidR="00000000" w:rsidDel="00000000" w:rsidP="00000000" w:rsidRDefault="00000000" w:rsidRPr="00000000" w14:paraId="000002F1">
            <w:pPr>
              <w:spacing w:after="120" w:line="240" w:lineRule="auto"/>
              <w:jc w:val="both"/>
              <w:rPr/>
            </w:pPr>
            <w:r w:rsidDel="00000000" w:rsidR="00000000" w:rsidRPr="00000000">
              <w:rPr>
                <w:rtl w:val="0"/>
              </w:rPr>
            </w:r>
          </w:p>
          <w:p w:rsidR="00000000" w:rsidDel="00000000" w:rsidP="00000000" w:rsidRDefault="00000000" w:rsidRPr="00000000" w14:paraId="000002F2">
            <w:pPr>
              <w:spacing w:after="120" w:line="240" w:lineRule="auto"/>
              <w:jc w:val="both"/>
              <w:rPr/>
            </w:pPr>
            <w:r w:rsidDel="00000000" w:rsidR="00000000" w:rsidRPr="00000000">
              <w:rPr>
                <w:rtl w:val="0"/>
              </w:rPr>
            </w:r>
          </w:p>
          <w:p w:rsidR="00000000" w:rsidDel="00000000" w:rsidP="00000000" w:rsidRDefault="00000000" w:rsidRPr="00000000" w14:paraId="000002F3">
            <w:pPr>
              <w:spacing w:after="120" w:line="240" w:lineRule="auto"/>
              <w:jc w:val="both"/>
              <w:rPr/>
            </w:pPr>
            <w:r w:rsidDel="00000000" w:rsidR="00000000" w:rsidRPr="00000000">
              <w:rPr>
                <w:rtl w:val="0"/>
              </w:rPr>
            </w:r>
          </w:p>
          <w:p w:rsidR="00000000" w:rsidDel="00000000" w:rsidP="00000000" w:rsidRDefault="00000000" w:rsidRPr="00000000" w14:paraId="000002F4">
            <w:pPr>
              <w:spacing w:after="120" w:line="240" w:lineRule="auto"/>
              <w:jc w:val="both"/>
              <w:rPr/>
            </w:pPr>
            <w:r w:rsidDel="00000000" w:rsidR="00000000" w:rsidRPr="00000000">
              <w:rPr>
                <w:rtl w:val="0"/>
              </w:rPr>
            </w:r>
          </w:p>
          <w:p w:rsidR="00000000" w:rsidDel="00000000" w:rsidP="00000000" w:rsidRDefault="00000000" w:rsidRPr="00000000" w14:paraId="000002F5">
            <w:pPr>
              <w:spacing w:after="120" w:line="240" w:lineRule="auto"/>
              <w:jc w:val="both"/>
              <w:rPr/>
            </w:pPr>
            <w:r w:rsidDel="00000000" w:rsidR="00000000" w:rsidRPr="00000000">
              <w:rPr>
                <w:rtl w:val="0"/>
              </w:rPr>
            </w:r>
          </w:p>
          <w:p w:rsidR="00000000" w:rsidDel="00000000" w:rsidP="00000000" w:rsidRDefault="00000000" w:rsidRPr="00000000" w14:paraId="000002F6">
            <w:pPr>
              <w:spacing w:after="120" w:line="240" w:lineRule="auto"/>
              <w:jc w:val="both"/>
              <w:rPr/>
            </w:pPr>
            <w:r w:rsidDel="00000000" w:rsidR="00000000" w:rsidRPr="00000000">
              <w:rPr>
                <w:rtl w:val="0"/>
              </w:rPr>
            </w:r>
          </w:p>
          <w:p w:rsidR="00000000" w:rsidDel="00000000" w:rsidP="00000000" w:rsidRDefault="00000000" w:rsidRPr="00000000" w14:paraId="000002F7">
            <w:pPr>
              <w:spacing w:after="120" w:line="240" w:lineRule="auto"/>
              <w:jc w:val="both"/>
              <w:rPr/>
            </w:pPr>
            <w:r w:rsidDel="00000000" w:rsidR="00000000" w:rsidRPr="00000000">
              <w:rPr>
                <w:rtl w:val="0"/>
              </w:rPr>
            </w:r>
          </w:p>
          <w:p w:rsidR="00000000" w:rsidDel="00000000" w:rsidP="00000000" w:rsidRDefault="00000000" w:rsidRPr="00000000" w14:paraId="000002F8">
            <w:pPr>
              <w:spacing w:line="240" w:lineRule="auto"/>
              <w:jc w:val="both"/>
              <w:rPr>
                <w:b w:val="1"/>
              </w:rPr>
            </w:pPr>
            <w:r w:rsidDel="00000000" w:rsidR="00000000" w:rsidRPr="00000000">
              <w:rPr>
                <w:rtl w:val="0"/>
              </w:rPr>
            </w:r>
          </w:p>
          <w:p w:rsidR="00000000" w:rsidDel="00000000" w:rsidP="00000000" w:rsidRDefault="00000000" w:rsidRPr="00000000" w14:paraId="000002F9">
            <w:pPr>
              <w:spacing w:line="240" w:lineRule="auto"/>
              <w:jc w:val="both"/>
              <w:rPr>
                <w:b w:val="1"/>
              </w:rPr>
            </w:pPr>
            <w:r w:rsidDel="00000000" w:rsidR="00000000" w:rsidRPr="00000000">
              <w:rPr>
                <w:rtl w:val="0"/>
              </w:rPr>
            </w:r>
          </w:p>
          <w:p w:rsidR="00000000" w:rsidDel="00000000" w:rsidP="00000000" w:rsidRDefault="00000000" w:rsidRPr="00000000" w14:paraId="000002FA">
            <w:pPr>
              <w:spacing w:line="240" w:lineRule="auto"/>
              <w:jc w:val="both"/>
              <w:rPr/>
            </w:pPr>
            <w:r w:rsidDel="00000000" w:rsidR="00000000" w:rsidRPr="00000000">
              <w:rPr>
                <w:rtl w:val="0"/>
              </w:rPr>
              <w:t xml:space="preserve">Fuente: elaboración propia </w:t>
            </w:r>
          </w:p>
          <w:p w:rsidR="00000000" w:rsidDel="00000000" w:rsidP="00000000" w:rsidRDefault="00000000" w:rsidRPr="00000000" w14:paraId="000002FB">
            <w:pPr>
              <w:spacing w:after="120" w:line="240" w:lineRule="auto"/>
              <w:jc w:val="both"/>
              <w:rPr/>
            </w:pPr>
            <w:r w:rsidDel="00000000" w:rsidR="00000000" w:rsidRPr="00000000">
              <w:rPr>
                <w:b w:val="1"/>
                <w:rtl w:val="0"/>
              </w:rPr>
              <w:t xml:space="preserve">Imagen: </w:t>
            </w:r>
            <w:hyperlink r:id="rId68">
              <w:r w:rsidDel="00000000" w:rsidR="00000000" w:rsidRPr="00000000">
                <w:rPr>
                  <w:b w:val="1"/>
                  <w:rtl w:val="0"/>
                </w:rPr>
                <w:t xml:space="preserve">623800_CF15_i3</w:t>
              </w:r>
            </w:hyperlink>
            <w:r w:rsidDel="00000000" w:rsidR="00000000" w:rsidRPr="00000000">
              <w:rPr>
                <w:b w:val="1"/>
                <w:rtl w:val="0"/>
              </w:rPr>
              <w:t xml:space="preserve">2</w:t>
            </w:r>
            <w:r w:rsidDel="00000000" w:rsidR="00000000" w:rsidRPr="00000000">
              <w:rPr>
                <w:rtl w:val="0"/>
              </w:rPr>
            </w:r>
          </w:p>
        </w:tc>
      </w:tr>
    </w:tbl>
    <w:p w:rsidR="00000000" w:rsidDel="00000000" w:rsidP="00000000" w:rsidRDefault="00000000" w:rsidRPr="00000000" w14:paraId="000002FD">
      <w:pPr>
        <w:spacing w:after="120" w:line="240" w:lineRule="auto"/>
        <w:jc w:val="both"/>
        <w:rPr>
          <w:b w:val="1"/>
        </w:rPr>
      </w:pPr>
      <w:r w:rsidDel="00000000" w:rsidR="00000000" w:rsidRPr="00000000">
        <w:rPr>
          <w:rtl w:val="0"/>
        </w:rPr>
      </w:r>
    </w:p>
    <w:p w:rsidR="00000000" w:rsidDel="00000000" w:rsidP="00000000" w:rsidRDefault="00000000" w:rsidRPr="00000000" w14:paraId="000002FE">
      <w:pPr>
        <w:spacing w:after="120" w:line="240" w:lineRule="auto"/>
        <w:jc w:val="both"/>
        <w:rPr>
          <w:b w:val="1"/>
        </w:rPr>
      </w:pPr>
      <w:r w:rsidDel="00000000" w:rsidR="00000000" w:rsidRPr="00000000">
        <w:rPr>
          <w:rtl w:val="0"/>
        </w:rPr>
      </w:r>
    </w:p>
    <w:p w:rsidR="00000000" w:rsidDel="00000000" w:rsidP="00000000" w:rsidRDefault="00000000" w:rsidRPr="00000000" w14:paraId="000002FF">
      <w:pPr>
        <w:spacing w:after="120" w:line="240" w:lineRule="auto"/>
        <w:jc w:val="both"/>
        <w:rPr>
          <w:b w:val="1"/>
        </w:rPr>
      </w:pPr>
      <w:r w:rsidDel="00000000" w:rsidR="00000000" w:rsidRPr="00000000">
        <w:rPr>
          <w:b w:val="1"/>
          <w:rtl w:val="0"/>
        </w:rPr>
        <w:t xml:space="preserve">ACTIVIDAD DIDÁCTICA</w:t>
      </w:r>
    </w:p>
    <w:p w:rsidR="00000000" w:rsidDel="00000000" w:rsidP="00000000" w:rsidRDefault="00000000" w:rsidRPr="00000000" w14:paraId="00000300">
      <w:pPr>
        <w:spacing w:line="240" w:lineRule="auto"/>
        <w:jc w:val="both"/>
        <w:rPr/>
      </w:pPr>
      <w:r w:rsidDel="00000000" w:rsidR="00000000" w:rsidRPr="00000000">
        <w:rPr>
          <w:rtl w:val="0"/>
        </w:rPr>
      </w:r>
    </w:p>
    <w:p w:rsidR="00000000" w:rsidDel="00000000" w:rsidP="00000000" w:rsidRDefault="00000000" w:rsidRPr="00000000" w14:paraId="00000301">
      <w:pPr>
        <w:spacing w:after="120" w:line="240" w:lineRule="auto"/>
        <w:jc w:val="both"/>
        <w:rPr/>
      </w:pPr>
      <w:r w:rsidDel="00000000" w:rsidR="00000000" w:rsidRPr="00000000">
        <w:rPr>
          <w:rtl w:val="0"/>
        </w:rPr>
      </w:r>
    </w:p>
    <w:tbl>
      <w:tblPr>
        <w:tblStyle w:val="Table38"/>
        <w:tblW w:w="134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680"/>
        <w:gridCol w:w="6030"/>
        <w:gridCol w:w="5760"/>
        <w:tblGridChange w:id="0">
          <w:tblGrid>
            <w:gridCol w:w="1680"/>
            <w:gridCol w:w="6030"/>
            <w:gridCol w:w="5760"/>
          </w:tblGrid>
        </w:tblGridChange>
      </w:tblGrid>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100.0" w:type="dxa"/>
              <w:left w:w="100.0" w:type="dxa"/>
              <w:bottom w:w="100.0" w:type="dxa"/>
              <w:right w:w="100.0" w:type="dxa"/>
            </w:tcMar>
          </w:tcPr>
          <w:p w:rsidR="00000000" w:rsidDel="00000000" w:rsidP="00000000" w:rsidRDefault="00000000" w:rsidRPr="00000000" w14:paraId="00000302">
            <w:pPr>
              <w:spacing w:after="240" w:before="240" w:line="240" w:lineRule="auto"/>
              <w:jc w:val="center"/>
              <w:rPr>
                <w:b w:val="1"/>
              </w:rPr>
            </w:pPr>
            <w:r w:rsidDel="00000000" w:rsidR="00000000" w:rsidRPr="00000000">
              <w:rPr>
                <w:b w:val="1"/>
                <w:rtl w:val="0"/>
              </w:rPr>
              <w:t xml:space="preserve">Tipo de recurso</w:t>
            </w:r>
          </w:p>
        </w:tc>
        <w:tc>
          <w:tcPr>
            <w:gridSpan w:val="2"/>
            <w:tcBorders>
              <w:top w:color="000000" w:space="0" w:sz="6" w:val="single"/>
              <w:left w:color="000000" w:space="0" w:sz="6" w:val="single"/>
              <w:bottom w:color="000000" w:space="0" w:sz="6" w:val="single"/>
              <w:right w:color="000000" w:space="0" w:sz="6" w:val="single"/>
            </w:tcBorders>
            <w:shd w:fill="c9daf8" w:val="clear"/>
            <w:tcMar>
              <w:top w:w="100.0" w:type="dxa"/>
              <w:left w:w="100.0" w:type="dxa"/>
              <w:bottom w:w="100.0" w:type="dxa"/>
              <w:right w:w="100.0" w:type="dxa"/>
            </w:tcMar>
          </w:tcPr>
          <w:p w:rsidR="00000000" w:rsidDel="00000000" w:rsidP="00000000" w:rsidRDefault="00000000" w:rsidRPr="00000000" w14:paraId="00000303">
            <w:pPr>
              <w:spacing w:after="240" w:before="240" w:line="240" w:lineRule="auto"/>
              <w:rPr/>
            </w:pPr>
            <w:r w:rsidDel="00000000" w:rsidR="00000000" w:rsidRPr="00000000">
              <w:rPr>
                <w:rtl w:val="0"/>
              </w:rPr>
              <w:t xml:space="preserve">Actividad didáctica. Arrastrar y soltar</w:t>
            </w:r>
          </w:p>
        </w:tc>
      </w:tr>
      <w:tr>
        <w:trPr>
          <w:cantSplit w:val="0"/>
          <w:trHeight w:val="3315" w:hRule="atLeast"/>
          <w:tblHeader w:val="0"/>
        </w:trPr>
        <w:tc>
          <w:tcPr>
            <w:gridSpan w:val="3"/>
            <w:tcBorders>
              <w:top w:color="000000" w:space="0" w:sz="0" w:val="nil"/>
              <w:left w:color="000000" w:space="0" w:sz="6" w:val="single"/>
              <w:bottom w:color="000000" w:space="0" w:sz="4"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05">
            <w:pPr>
              <w:spacing w:after="240" w:before="240" w:line="240" w:lineRule="auto"/>
              <w:jc w:val="both"/>
              <w:rPr/>
            </w:pPr>
            <w:r w:rsidDel="00000000" w:rsidR="00000000" w:rsidRPr="00000000">
              <w:rPr>
                <w:b w:val="1"/>
                <w:rtl w:val="0"/>
              </w:rPr>
              <w:t xml:space="preserve"> </w:t>
            </w:r>
            <w:r w:rsidDel="00000000" w:rsidR="00000000" w:rsidRPr="00000000">
              <w:rPr>
                <w:rtl w:val="0"/>
              </w:rPr>
              <w:t xml:space="preserve">Establecer los pasos para la activación del plan de emergencias</w:t>
            </w:r>
            <w:sdt>
              <w:sdtPr>
                <w:tag w:val="goog_rdk_23"/>
              </w:sdtPr>
              <w:sdtContent>
                <w:commentRangeStart w:id="23"/>
              </w:sdtContent>
            </w:sdt>
            <w:r w:rsidDel="00000000" w:rsidR="00000000" w:rsidRPr="00000000">
              <w:rPr>
                <w:rtl w:val="0"/>
              </w:rPr>
              <w:t xml:space="preserve">.</w:t>
            </w:r>
            <w:commentRangeEnd w:id="23"/>
            <w:r w:rsidDel="00000000" w:rsidR="00000000" w:rsidRPr="00000000">
              <w:commentReference w:id="23"/>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3124200</wp:posOffset>
                  </wp:positionH>
                  <wp:positionV relativeFrom="paragraph">
                    <wp:posOffset>361950</wp:posOffset>
                  </wp:positionV>
                  <wp:extent cx="2152650" cy="1428750"/>
                  <wp:effectExtent b="0" l="0" r="0" t="0"/>
                  <wp:wrapNone/>
                  <wp:docPr id="470" name="image6.png"/>
                  <a:graphic>
                    <a:graphicData uri="http://schemas.openxmlformats.org/drawingml/2006/picture">
                      <pic:pic>
                        <pic:nvPicPr>
                          <pic:cNvPr id="0" name="image6.png"/>
                          <pic:cNvPicPr preferRelativeResize="0"/>
                        </pic:nvPicPr>
                        <pic:blipFill>
                          <a:blip r:embed="rId69"/>
                          <a:srcRect b="0" l="0" r="0" t="0"/>
                          <a:stretch>
                            <a:fillRect/>
                          </a:stretch>
                        </pic:blipFill>
                        <pic:spPr>
                          <a:xfrm>
                            <a:off x="0" y="0"/>
                            <a:ext cx="2152650" cy="1428750"/>
                          </a:xfrm>
                          <a:prstGeom prst="rect"/>
                          <a:ln/>
                        </pic:spPr>
                      </pic:pic>
                    </a:graphicData>
                  </a:graphic>
                </wp:anchor>
              </w:drawing>
            </w:r>
          </w:p>
          <w:p w:rsidR="00000000" w:rsidDel="00000000" w:rsidP="00000000" w:rsidRDefault="00000000" w:rsidRPr="00000000" w14:paraId="00000306">
            <w:pPr>
              <w:spacing w:after="240" w:before="240" w:line="240" w:lineRule="auto"/>
              <w:jc w:val="both"/>
              <w:rPr>
                <w:b w:val="1"/>
              </w:rPr>
            </w:pPr>
            <w:r w:rsidDel="00000000" w:rsidR="00000000" w:rsidRPr="00000000">
              <w:rPr>
                <w:b w:val="1"/>
                <w:rtl w:val="0"/>
              </w:rPr>
              <w:t xml:space="preserve"> </w:t>
            </w:r>
          </w:p>
          <w:p w:rsidR="00000000" w:rsidDel="00000000" w:rsidP="00000000" w:rsidRDefault="00000000" w:rsidRPr="00000000" w14:paraId="00000307">
            <w:pPr>
              <w:spacing w:after="240" w:before="240" w:line="240" w:lineRule="auto"/>
              <w:jc w:val="both"/>
              <w:rPr>
                <w:b w:val="1"/>
              </w:rPr>
            </w:pPr>
            <w:r w:rsidDel="00000000" w:rsidR="00000000" w:rsidRPr="00000000">
              <w:rPr>
                <w:b w:val="1"/>
                <w:rtl w:val="0"/>
              </w:rPr>
              <w:t xml:space="preserve"> </w:t>
            </w:r>
          </w:p>
          <w:p w:rsidR="00000000" w:rsidDel="00000000" w:rsidP="00000000" w:rsidRDefault="00000000" w:rsidRPr="00000000" w14:paraId="00000308">
            <w:pPr>
              <w:spacing w:after="240" w:before="240" w:line="240" w:lineRule="auto"/>
              <w:jc w:val="both"/>
              <w:rPr>
                <w:b w:val="1"/>
              </w:rPr>
            </w:pPr>
            <w:r w:rsidDel="00000000" w:rsidR="00000000" w:rsidRPr="00000000">
              <w:rPr>
                <w:rtl w:val="0"/>
              </w:rPr>
            </w:r>
          </w:p>
          <w:p w:rsidR="00000000" w:rsidDel="00000000" w:rsidP="00000000" w:rsidRDefault="00000000" w:rsidRPr="00000000" w14:paraId="00000309">
            <w:pPr>
              <w:spacing w:after="240" w:before="240" w:line="240" w:lineRule="auto"/>
              <w:jc w:val="both"/>
              <w:rPr>
                <w:b w:val="1"/>
              </w:rPr>
            </w:pPr>
            <w:r w:rsidDel="00000000" w:rsidR="00000000" w:rsidRPr="00000000">
              <w:rPr>
                <w:rtl w:val="0"/>
              </w:rPr>
            </w:r>
          </w:p>
          <w:p w:rsidR="00000000" w:rsidDel="00000000" w:rsidP="00000000" w:rsidRDefault="00000000" w:rsidRPr="00000000" w14:paraId="0000030A">
            <w:pPr>
              <w:spacing w:after="240" w:before="240" w:line="240" w:lineRule="auto"/>
              <w:jc w:val="both"/>
              <w:rPr>
                <w:b w:val="1"/>
              </w:rPr>
            </w:pPr>
            <w:r w:rsidDel="00000000" w:rsidR="00000000" w:rsidRPr="00000000">
              <w:rPr>
                <w:b w:val="1"/>
                <w:rtl w:val="0"/>
              </w:rPr>
              <w:t xml:space="preserve">Imagen: 623800_CF15_i33</w:t>
            </w:r>
          </w:p>
        </w:tc>
      </w:tr>
      <w:tr>
        <w:trPr>
          <w:cantSplit w:val="0"/>
          <w:trHeight w:val="78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0D">
            <w:pPr>
              <w:spacing w:after="240" w:before="240" w:line="240" w:lineRule="auto"/>
              <w:jc w:val="both"/>
              <w:rPr/>
            </w:pPr>
            <w:r w:rsidDel="00000000" w:rsidR="00000000" w:rsidRPr="00000000">
              <w:rPr>
                <w:rtl w:val="0"/>
              </w:rPr>
              <w:t xml:space="preserve">La primera persona que se da cuenta del evento y avisa a los brigadistas.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0F">
            <w:pPr>
              <w:spacing w:after="240" w:before="240" w:line="240" w:lineRule="auto"/>
              <w:jc w:val="both"/>
              <w:rPr/>
            </w:pPr>
            <w:r w:rsidDel="00000000" w:rsidR="00000000" w:rsidRPr="00000000">
              <w:rPr>
                <w:rtl w:val="0"/>
              </w:rPr>
              <w:t xml:space="preserve">Primer respondiente</w:t>
            </w:r>
          </w:p>
        </w:tc>
      </w:tr>
      <w:tr>
        <w:trPr>
          <w:cantSplit w:val="0"/>
          <w:trHeight w:val="1595" w:hRule="atLeast"/>
          <w:tblHeader w:val="0"/>
        </w:trPr>
        <w:tc>
          <w:tcPr>
            <w:gridSpan w:val="2"/>
            <w:tcBorders>
              <w:top w:color="000000" w:space="0" w:sz="4"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10">
            <w:pPr>
              <w:spacing w:after="240" w:before="240" w:line="240" w:lineRule="auto"/>
              <w:jc w:val="both"/>
              <w:rPr/>
            </w:pPr>
            <w:r w:rsidDel="00000000" w:rsidR="00000000" w:rsidRPr="00000000">
              <w:rPr>
                <w:rtl w:val="0"/>
              </w:rPr>
              <w:t xml:space="preserve">El primer respondiente avisa al PMU, donde se toma la decisión de activar el plan o los planes operativos normalizados (plan de seguridad, plan de incendio y plan de evacuación).</w:t>
            </w:r>
          </w:p>
        </w:tc>
        <w:tc>
          <w:tcPr>
            <w:tcBorders>
              <w:top w:color="000000" w:space="0" w:sz="4"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12">
            <w:pPr>
              <w:spacing w:after="240" w:before="240" w:line="240" w:lineRule="auto"/>
              <w:jc w:val="both"/>
              <w:rPr/>
            </w:pPr>
            <w:r w:rsidDel="00000000" w:rsidR="00000000" w:rsidRPr="00000000">
              <w:rPr>
                <w:rtl w:val="0"/>
              </w:rPr>
              <w:t xml:space="preserve">Activación del plan de emergencia</w:t>
            </w:r>
          </w:p>
        </w:tc>
      </w:tr>
      <w:tr>
        <w:trPr>
          <w:cantSplit w:val="0"/>
          <w:trHeight w:val="213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13">
            <w:pPr>
              <w:spacing w:after="240" w:before="240" w:line="240" w:lineRule="auto"/>
              <w:jc w:val="both"/>
              <w:rPr/>
            </w:pPr>
            <w:r w:rsidDel="00000000" w:rsidR="00000000" w:rsidRPr="00000000">
              <w:rPr>
                <w:rtl w:val="0"/>
              </w:rPr>
              <w:t xml:space="preserve">Según la magnitud del evento, se evalúa si los recursos con que se cuenta son suficientes o si se requiere la activación de organismos externos de socorro.  Si los recursos son suficientes, se procede a activar el plan operativo.</w:t>
            </w:r>
          </w:p>
        </w:tc>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15">
            <w:pPr>
              <w:spacing w:after="240" w:before="240" w:line="240" w:lineRule="auto"/>
              <w:jc w:val="both"/>
              <w:rPr/>
            </w:pPr>
            <w:r w:rsidDel="00000000" w:rsidR="00000000" w:rsidRPr="00000000">
              <w:rPr>
                <w:rtl w:val="0"/>
              </w:rPr>
              <w:t xml:space="preserve">Evaluar la capacidad de respuesta</w:t>
            </w:r>
          </w:p>
        </w:tc>
      </w:tr>
      <w:tr>
        <w:trPr>
          <w:cantSplit w:val="0"/>
          <w:trHeight w:val="186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16">
            <w:pPr>
              <w:spacing w:after="240" w:before="240" w:line="240" w:lineRule="auto"/>
              <w:jc w:val="both"/>
              <w:rPr/>
            </w:pPr>
            <w:r w:rsidDel="00000000" w:rsidR="00000000" w:rsidRPr="00000000">
              <w:rPr>
                <w:rtl w:val="0"/>
              </w:rPr>
              <w:t xml:space="preserve">Se activa la cadena de llamadas a los organismos de socorro: se solicita a los encargados de la vigilancia y control de ingreso que permitan entrar los vehículos y el personal de ayuda externa.</w:t>
            </w:r>
          </w:p>
        </w:tc>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18">
            <w:pPr>
              <w:spacing w:after="240" w:before="240" w:line="240" w:lineRule="auto"/>
              <w:jc w:val="both"/>
              <w:rPr/>
            </w:pPr>
            <w:r w:rsidDel="00000000" w:rsidR="00000000" w:rsidRPr="00000000">
              <w:rPr>
                <w:rtl w:val="0"/>
              </w:rPr>
              <w:t xml:space="preserve">Activación de los organismos de socorro</w:t>
            </w:r>
          </w:p>
        </w:tc>
      </w:tr>
      <w:tr>
        <w:trPr>
          <w:cantSplit w:val="0"/>
          <w:trHeight w:val="159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19">
            <w:pPr>
              <w:spacing w:after="240" w:before="240" w:line="240" w:lineRule="auto"/>
              <w:jc w:val="both"/>
              <w:rPr/>
            </w:pPr>
            <w:r w:rsidDel="00000000" w:rsidR="00000000" w:rsidRPr="00000000">
              <w:rPr>
                <w:rtl w:val="0"/>
              </w:rPr>
              <w:t xml:space="preserve">Una vez controlada la emergencia, se evalúan los efectos negativos de esta, la cantidad de recursos utilizados, los tiempos de respuesta, y se documenta el plan de mejora.</w:t>
            </w:r>
          </w:p>
        </w:tc>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1B">
            <w:pPr>
              <w:spacing w:after="240" w:before="240" w:line="240" w:lineRule="auto"/>
              <w:jc w:val="both"/>
              <w:rPr/>
            </w:pPr>
            <w:r w:rsidDel="00000000" w:rsidR="00000000" w:rsidRPr="00000000">
              <w:rPr>
                <w:rtl w:val="0"/>
              </w:rPr>
              <w:t xml:space="preserve">Control de emergencia</w:t>
            </w:r>
          </w:p>
        </w:tc>
      </w:tr>
      <w:tr>
        <w:trPr>
          <w:cantSplit w:val="0"/>
          <w:trHeight w:val="159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1C">
            <w:pPr>
              <w:spacing w:after="120" w:line="240" w:lineRule="auto"/>
              <w:jc w:val="both"/>
              <w:rPr/>
            </w:pPr>
            <w:r w:rsidDel="00000000" w:rsidR="00000000" w:rsidRPr="00000000">
              <w:rPr>
                <w:highlight w:val="white"/>
                <w:rtl w:val="0"/>
              </w:rPr>
              <w:t xml:space="preserve">Se pueden presentar por diversos factores que aceleran el proceso de materialización de las amenazas, tales como una mala planeación y control del aforo, no asegurar la infraestructura y no contemplar las variables climáticas, entre otros.</w:t>
            </w: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1E">
            <w:pPr>
              <w:spacing w:after="240" w:before="240" w:line="240" w:lineRule="auto"/>
              <w:jc w:val="both"/>
              <w:rPr/>
            </w:pPr>
            <w:r w:rsidDel="00000000" w:rsidR="00000000" w:rsidRPr="00000000">
              <w:rPr>
                <w:rtl w:val="0"/>
              </w:rPr>
              <w:t xml:space="preserve">Emergencias</w:t>
            </w:r>
          </w:p>
        </w:tc>
      </w:tr>
    </w:tbl>
    <w:p w:rsidR="00000000" w:rsidDel="00000000" w:rsidP="00000000" w:rsidRDefault="00000000" w:rsidRPr="00000000" w14:paraId="0000031F">
      <w:pPr>
        <w:spacing w:after="240" w:before="240" w:line="240" w:lineRule="auto"/>
        <w:jc w:val="both"/>
        <w:rPr/>
      </w:pPr>
      <w:r w:rsidDel="00000000" w:rsidR="00000000" w:rsidRPr="00000000">
        <w:rPr>
          <w:color w:val="ff0000"/>
          <w:rtl w:val="0"/>
        </w:rPr>
        <w:t xml:space="preserve"> </w:t>
      </w:r>
      <w:r w:rsidDel="00000000" w:rsidR="00000000" w:rsidRPr="00000000">
        <w:rPr>
          <w:rtl w:val="0"/>
        </w:rPr>
      </w:r>
    </w:p>
    <w:p w:rsidR="00000000" w:rsidDel="00000000" w:rsidP="00000000" w:rsidRDefault="00000000" w:rsidRPr="00000000" w14:paraId="00000320">
      <w:pPr>
        <w:spacing w:after="120" w:line="240" w:lineRule="auto"/>
        <w:jc w:val="both"/>
        <w:rPr/>
      </w:pPr>
      <w:r w:rsidDel="00000000" w:rsidR="00000000" w:rsidRPr="00000000">
        <w:rPr>
          <w:b w:val="1"/>
          <w:rtl w:val="0"/>
        </w:rPr>
        <w:t xml:space="preserve">MATERIAL COMPLEMENTARIO</w:t>
      </w:r>
      <w:r w:rsidDel="00000000" w:rsidR="00000000" w:rsidRPr="00000000">
        <w:rPr>
          <w:rtl w:val="0"/>
        </w:rPr>
      </w:r>
    </w:p>
    <w:p w:rsidR="00000000" w:rsidDel="00000000" w:rsidP="00000000" w:rsidRDefault="00000000" w:rsidRPr="00000000" w14:paraId="00000321">
      <w:pPr>
        <w:spacing w:after="120" w:line="240" w:lineRule="auto"/>
        <w:jc w:val="both"/>
        <w:rPr/>
      </w:pPr>
      <w:r w:rsidDel="00000000" w:rsidR="00000000" w:rsidRPr="00000000">
        <w:rPr>
          <w:rtl w:val="0"/>
        </w:rPr>
      </w:r>
    </w:p>
    <w:tbl>
      <w:tblPr>
        <w:tblStyle w:val="Table39"/>
        <w:tblW w:w="1337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967"/>
        <w:gridCol w:w="2900"/>
        <w:gridCol w:w="4252"/>
        <w:gridCol w:w="4253"/>
        <w:tblGridChange w:id="0">
          <w:tblGrid>
            <w:gridCol w:w="1967"/>
            <w:gridCol w:w="2900"/>
            <w:gridCol w:w="4252"/>
            <w:gridCol w:w="4253"/>
          </w:tblGrid>
        </w:tblGridChange>
      </w:tblGrid>
      <w:tr>
        <w:trPr>
          <w:cantSplit w:val="0"/>
          <w:trHeight w:val="581"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322">
            <w:pPr>
              <w:widowControl w:val="0"/>
              <w:spacing w:after="120" w:line="240" w:lineRule="auto"/>
              <w:rPr/>
            </w:pPr>
            <w:r w:rsidDel="00000000" w:rsidR="00000000" w:rsidRPr="00000000">
              <w:rPr>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323">
            <w:pPr>
              <w:pStyle w:val="Title"/>
              <w:widowControl w:val="0"/>
              <w:spacing w:after="120" w:line="240" w:lineRule="auto"/>
              <w:jc w:val="center"/>
              <w:rPr>
                <w:sz w:val="22"/>
                <w:szCs w:val="22"/>
              </w:rPr>
            </w:pPr>
            <w:r w:rsidDel="00000000" w:rsidR="00000000" w:rsidRPr="00000000">
              <w:rPr>
                <w:sz w:val="22"/>
                <w:szCs w:val="22"/>
                <w:rtl w:val="0"/>
              </w:rPr>
              <w:t xml:space="preserve">Material complementario</w:t>
            </w:r>
          </w:p>
        </w:tc>
      </w:tr>
      <w:tr>
        <w:trPr>
          <w:cantSplit w:val="0"/>
          <w:trHeight w:val="36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6">
            <w:pPr>
              <w:widowControl w:val="0"/>
              <w:spacing w:after="120" w:line="240" w:lineRule="auto"/>
              <w:jc w:val="center"/>
              <w:rPr/>
            </w:pPr>
            <w:r w:rsidDel="00000000" w:rsidR="00000000" w:rsidRPr="00000000">
              <w:rPr>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327">
            <w:pPr>
              <w:widowControl w:val="0"/>
              <w:spacing w:after="120" w:line="240" w:lineRule="auto"/>
              <w:jc w:val="center"/>
              <w:rPr/>
            </w:pPr>
            <w:r w:rsidDel="00000000" w:rsidR="00000000" w:rsidRPr="00000000">
              <w:rPr>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328">
            <w:pPr>
              <w:widowControl w:val="0"/>
              <w:spacing w:after="120" w:line="240" w:lineRule="auto"/>
              <w:jc w:val="center"/>
              <w:rPr/>
            </w:pPr>
            <w:r w:rsidDel="00000000" w:rsidR="00000000" w:rsidRPr="00000000">
              <w:rPr>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329">
            <w:pPr>
              <w:widowControl w:val="0"/>
              <w:spacing w:after="120" w:line="240" w:lineRule="auto"/>
              <w:jc w:val="center"/>
              <w:rPr/>
            </w:pPr>
            <w:r w:rsidDel="00000000" w:rsidR="00000000" w:rsidRPr="00000000">
              <w:rPr>
                <w:rtl w:val="0"/>
              </w:rPr>
              <w:t xml:space="preserve">Enlace</w:t>
            </w:r>
          </w:p>
        </w:tc>
      </w:tr>
      <w:tr>
        <w:trPr>
          <w:cantSplit w:val="0"/>
          <w:trHeight w:val="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A">
            <w:pPr>
              <w:spacing w:after="120" w:line="240" w:lineRule="auto"/>
              <w:rPr>
                <w:b w:val="1"/>
                <w:highlight w:val="white"/>
              </w:rPr>
            </w:pPr>
            <w:r w:rsidDel="00000000" w:rsidR="00000000" w:rsidRPr="00000000">
              <w:rPr>
                <w:b w:val="1"/>
                <w:highlight w:val="white"/>
                <w:rtl w:val="0"/>
              </w:rPr>
              <w:t xml:space="preserve">Alerta y alarmas de emergencias</w:t>
            </w:r>
          </w:p>
          <w:p w:rsidR="00000000" w:rsidDel="00000000" w:rsidP="00000000" w:rsidRDefault="00000000" w:rsidRPr="00000000" w14:paraId="0000032B">
            <w:pPr>
              <w:widowControl w:val="0"/>
              <w:spacing w:after="12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C">
            <w:pPr>
              <w:spacing w:line="240" w:lineRule="auto"/>
              <w:rPr/>
            </w:pPr>
            <w:r w:rsidDel="00000000" w:rsidR="00000000" w:rsidRPr="00000000">
              <w:rPr>
                <w:rtl w:val="0"/>
              </w:rPr>
              <w:t xml:space="preserve">Unidad Nacional para la Gestión del Riesgo de Desastres [UNGRD] (2016). Guía para la implementación de sistemas de alerta temprana. UNGRD. </w:t>
            </w:r>
            <w:hyperlink r:id="rId70">
              <w:r w:rsidDel="00000000" w:rsidR="00000000" w:rsidRPr="00000000">
                <w:rPr>
                  <w:color w:val="0000ff"/>
                  <w:u w:val="single"/>
                  <w:rtl w:val="0"/>
                </w:rPr>
                <w:t xml:space="preserve">https://bit.ly/3DoqELK</w:t>
              </w:r>
            </w:hyperlink>
            <w:r w:rsidDel="00000000" w:rsidR="00000000" w:rsidRPr="00000000">
              <w:rPr>
                <w:rtl w:val="0"/>
              </w:rPr>
              <w:t xml:space="preserve">.</w:t>
            </w:r>
          </w:p>
          <w:p w:rsidR="00000000" w:rsidDel="00000000" w:rsidP="00000000" w:rsidRDefault="00000000" w:rsidRPr="00000000" w14:paraId="0000032D">
            <w:pPr>
              <w:widowControl w:val="0"/>
              <w:spacing w:after="12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E">
            <w:pPr>
              <w:widowControl w:val="0"/>
              <w:spacing w:after="120" w:line="240" w:lineRule="auto"/>
              <w:rPr/>
            </w:pPr>
            <w:r w:rsidDel="00000000" w:rsidR="00000000" w:rsidRPr="00000000">
              <w:rPr>
                <w:rtl w:val="0"/>
              </w:rPr>
              <w:t xml:space="preserve">Guía </w:t>
            </w:r>
          </w:p>
        </w:tc>
        <w:tc>
          <w:tcPr>
            <w:shd w:fill="auto" w:val="clear"/>
            <w:tcMar>
              <w:top w:w="100.0" w:type="dxa"/>
              <w:left w:w="100.0" w:type="dxa"/>
              <w:bottom w:w="100.0" w:type="dxa"/>
              <w:right w:w="100.0" w:type="dxa"/>
            </w:tcMar>
          </w:tcPr>
          <w:p w:rsidR="00000000" w:rsidDel="00000000" w:rsidP="00000000" w:rsidRDefault="00000000" w:rsidRPr="00000000" w14:paraId="0000032F">
            <w:pPr>
              <w:widowControl w:val="0"/>
              <w:spacing w:after="120" w:line="240" w:lineRule="auto"/>
              <w:rPr/>
            </w:pPr>
            <w:sdt>
              <w:sdtPr>
                <w:tag w:val="goog_rdk_25"/>
              </w:sdtPr>
              <w:sdtContent>
                <w:ins w:author="Microsoft Office User" w:id="0" w:date="2022-11-02T14:04:00Z">
                  <w:r w:rsidDel="00000000" w:rsidR="00000000" w:rsidRPr="00000000">
                    <w:fldChar w:fldCharType="begin"/>
                  </w:r>
                  <w:r w:rsidDel="00000000" w:rsidR="00000000" w:rsidRPr="00000000">
                    <w:instrText xml:space="preserve">HYPERLINK "https://bit.ly/3DoqELK"</w:instrText>
                  </w:r>
                  <w:r w:rsidDel="00000000" w:rsidR="00000000" w:rsidRPr="00000000">
                    <w:fldChar w:fldCharType="separate"/>
                  </w:r>
                  <w:r w:rsidDel="00000000" w:rsidR="00000000" w:rsidRPr="00000000">
                    <w:rPr>
                      <w:color w:val="0000ff"/>
                      <w:u w:val="single"/>
                      <w:rtl w:val="0"/>
                    </w:rPr>
                    <w:t xml:space="preserve">https://bit.ly/3DoqELK</w:t>
                  </w:r>
                  <w:r w:rsidDel="00000000" w:rsidR="00000000" w:rsidRPr="00000000">
                    <w:fldChar w:fldCharType="end"/>
                  </w:r>
                </w:ins>
              </w:sdtContent>
            </w:sdt>
            <w:r w:rsidDel="00000000" w:rsidR="00000000" w:rsidRPr="00000000">
              <w:rPr>
                <w:rtl w:val="0"/>
              </w:rPr>
            </w:r>
          </w:p>
          <w:p w:rsidR="00000000" w:rsidDel="00000000" w:rsidP="00000000" w:rsidRDefault="00000000" w:rsidRPr="00000000" w14:paraId="00000330">
            <w:pPr>
              <w:widowControl w:val="0"/>
              <w:spacing w:after="120" w:line="240" w:lineRule="auto"/>
              <w:rPr/>
            </w:pPr>
            <w:r w:rsidDel="00000000" w:rsidR="00000000" w:rsidRPr="00000000">
              <w:rPr>
                <w:rtl w:val="0"/>
              </w:rPr>
            </w:r>
          </w:p>
        </w:tc>
      </w:tr>
      <w:tr>
        <w:trPr>
          <w:cantSplit w:val="0"/>
          <w:trHeight w:val="191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31">
            <w:pPr>
              <w:widowControl w:val="0"/>
              <w:spacing w:after="120" w:line="240" w:lineRule="auto"/>
              <w:rPr/>
            </w:pPr>
            <w:r w:rsidDel="00000000" w:rsidR="00000000" w:rsidRPr="00000000">
              <w:rPr>
                <w:rtl w:val="0"/>
              </w:rPr>
              <w:t xml:space="preserve">Protocolo de activación del plan de emergencias y contingencias </w:t>
            </w:r>
          </w:p>
        </w:tc>
        <w:tc>
          <w:tcPr>
            <w:shd w:fill="auto" w:val="clear"/>
            <w:tcMar>
              <w:top w:w="100.0" w:type="dxa"/>
              <w:left w:w="100.0" w:type="dxa"/>
              <w:bottom w:w="100.0" w:type="dxa"/>
              <w:right w:w="100.0" w:type="dxa"/>
            </w:tcMar>
          </w:tcPr>
          <w:p w:rsidR="00000000" w:rsidDel="00000000" w:rsidP="00000000" w:rsidRDefault="00000000" w:rsidRPr="00000000" w14:paraId="00000332">
            <w:pPr>
              <w:widowControl w:val="0"/>
              <w:spacing w:after="120" w:line="240" w:lineRule="auto"/>
              <w:rPr/>
            </w:pPr>
            <w:r w:rsidDel="00000000" w:rsidR="00000000" w:rsidRPr="00000000">
              <w:rPr>
                <w:rtl w:val="0"/>
              </w:rPr>
              <w:t xml:space="preserve">Alcaldía Mayor de Bogotá-Dirección de Prevención y Atención de Emergencias [DPAE] (2011). </w:t>
            </w:r>
            <w:r w:rsidDel="00000000" w:rsidR="00000000" w:rsidRPr="00000000">
              <w:rPr>
                <w:i w:val="1"/>
                <w:rtl w:val="0"/>
              </w:rPr>
              <w:t xml:space="preserve">Señalización y plan de evacuación</w:t>
            </w:r>
            <w:r w:rsidDel="00000000" w:rsidR="00000000" w:rsidRPr="00000000">
              <w:rPr>
                <w:rtl w:val="0"/>
              </w:rPr>
              <w:t xml:space="preserve">. DPAE. </w:t>
            </w:r>
            <w:hyperlink r:id="rId71">
              <w:r w:rsidDel="00000000" w:rsidR="00000000" w:rsidRPr="00000000">
                <w:rPr>
                  <w:color w:val="0000ff"/>
                  <w:u w:val="single"/>
                  <w:rtl w:val="0"/>
                </w:rPr>
                <w:t xml:space="preserve">https://bit.ly/3U1PTdI</w:t>
              </w:r>
            </w:hyperlink>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333">
            <w:pPr>
              <w:widowControl w:val="0"/>
              <w:spacing w:after="120" w:line="240" w:lineRule="auto"/>
              <w:rPr/>
            </w:pPr>
            <w:r w:rsidDel="00000000" w:rsidR="00000000" w:rsidRPr="00000000">
              <w:rPr>
                <w:rtl w:val="0"/>
              </w:rPr>
              <w:t xml:space="preserve">Artículo </w:t>
            </w:r>
          </w:p>
        </w:tc>
        <w:tc>
          <w:tcPr>
            <w:shd w:fill="auto" w:val="clear"/>
            <w:tcMar>
              <w:top w:w="100.0" w:type="dxa"/>
              <w:left w:w="100.0" w:type="dxa"/>
              <w:bottom w:w="100.0" w:type="dxa"/>
              <w:right w:w="100.0" w:type="dxa"/>
            </w:tcMar>
          </w:tcPr>
          <w:p w:rsidR="00000000" w:rsidDel="00000000" w:rsidP="00000000" w:rsidRDefault="00000000" w:rsidRPr="00000000" w14:paraId="00000334">
            <w:pPr>
              <w:widowControl w:val="0"/>
              <w:spacing w:after="120" w:line="240" w:lineRule="auto"/>
              <w:rPr/>
            </w:pPr>
            <w:hyperlink r:id="rId72">
              <w:r w:rsidDel="00000000" w:rsidR="00000000" w:rsidRPr="00000000">
                <w:rPr>
                  <w:color w:val="0000ff"/>
                  <w:u w:val="single"/>
                  <w:rtl w:val="0"/>
                </w:rPr>
                <w:t xml:space="preserve">https://bit.ly/3U1PTdI</w:t>
              </w:r>
            </w:hyperlink>
            <w:r w:rsidDel="00000000" w:rsidR="00000000" w:rsidRPr="00000000">
              <w:rPr>
                <w:rtl w:val="0"/>
              </w:rPr>
            </w:r>
          </w:p>
        </w:tc>
      </w:tr>
      <w:tr>
        <w:trPr>
          <w:cantSplit w:val="0"/>
          <w:trHeight w:val="195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35">
            <w:pPr>
              <w:widowControl w:val="0"/>
              <w:spacing w:after="120" w:line="240" w:lineRule="auto"/>
              <w:rPr/>
            </w:pPr>
            <w:r w:rsidDel="00000000" w:rsidR="00000000" w:rsidRPr="00000000">
              <w:rPr>
                <w:rtl w:val="0"/>
              </w:rPr>
              <w:t xml:space="preserve">Protocolo de activación del plan de emergencias y contingencias</w:t>
            </w:r>
          </w:p>
        </w:tc>
        <w:tc>
          <w:tcPr>
            <w:shd w:fill="auto" w:val="clear"/>
            <w:tcMar>
              <w:top w:w="100.0" w:type="dxa"/>
              <w:left w:w="100.0" w:type="dxa"/>
              <w:bottom w:w="100.0" w:type="dxa"/>
              <w:right w:w="100.0" w:type="dxa"/>
            </w:tcMar>
          </w:tcPr>
          <w:p w:rsidR="00000000" w:rsidDel="00000000" w:rsidP="00000000" w:rsidRDefault="00000000" w:rsidRPr="00000000" w14:paraId="00000336">
            <w:pPr>
              <w:widowControl w:val="0"/>
              <w:spacing w:after="120" w:line="240" w:lineRule="auto"/>
              <w:rPr>
                <w:b w:val="1"/>
                <w:sz w:val="23"/>
                <w:szCs w:val="23"/>
              </w:rPr>
            </w:pPr>
            <w:r w:rsidDel="00000000" w:rsidR="00000000" w:rsidRPr="00000000">
              <w:rPr>
                <w:sz w:val="23"/>
                <w:szCs w:val="23"/>
                <w:rtl w:val="0"/>
              </w:rPr>
              <w:t xml:space="preserve">Alcaldía Mayor de Bogotá-Fondo de Prevención y Atención de Emergencias [FOPAE] (2014, enero) </w:t>
            </w:r>
            <w:r w:rsidDel="00000000" w:rsidR="00000000" w:rsidRPr="00000000">
              <w:rPr>
                <w:i w:val="1"/>
                <w:sz w:val="23"/>
                <w:szCs w:val="23"/>
                <w:rtl w:val="0"/>
              </w:rPr>
              <w:t xml:space="preserve">Guía Para el desarrollo de simulaciones</w:t>
            </w:r>
            <w:r w:rsidDel="00000000" w:rsidR="00000000" w:rsidRPr="00000000">
              <w:rPr>
                <w:b w:val="1"/>
                <w:sz w:val="23"/>
                <w:szCs w:val="23"/>
                <w:rtl w:val="0"/>
              </w:rPr>
              <w:t xml:space="preserve">. </w:t>
            </w:r>
          </w:p>
          <w:p w:rsidR="00000000" w:rsidDel="00000000" w:rsidP="00000000" w:rsidRDefault="00000000" w:rsidRPr="00000000" w14:paraId="00000337">
            <w:pPr>
              <w:widowControl w:val="0"/>
              <w:spacing w:after="120" w:line="240" w:lineRule="auto"/>
              <w:rPr/>
            </w:pPr>
            <w:hyperlink r:id="rId73">
              <w:r w:rsidDel="00000000" w:rsidR="00000000" w:rsidRPr="00000000">
                <w:rPr>
                  <w:color w:val="0000ff"/>
                  <w:u w:val="single"/>
                  <w:rtl w:val="0"/>
                </w:rPr>
                <w:t xml:space="preserve">https://bit.ly/3NwZLd7</w:t>
              </w:r>
            </w:hyperlink>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338">
            <w:pPr>
              <w:widowControl w:val="0"/>
              <w:spacing w:after="120" w:line="240" w:lineRule="auto"/>
              <w:rPr/>
            </w:pPr>
            <w:r w:rsidDel="00000000" w:rsidR="00000000" w:rsidRPr="00000000">
              <w:rPr>
                <w:rtl w:val="0"/>
              </w:rPr>
              <w:t xml:space="preserve">Guía </w:t>
            </w:r>
          </w:p>
        </w:tc>
        <w:tc>
          <w:tcPr>
            <w:shd w:fill="auto" w:val="clear"/>
            <w:tcMar>
              <w:top w:w="100.0" w:type="dxa"/>
              <w:left w:w="100.0" w:type="dxa"/>
              <w:bottom w:w="100.0" w:type="dxa"/>
              <w:right w:w="100.0" w:type="dxa"/>
            </w:tcMar>
          </w:tcPr>
          <w:p w:rsidR="00000000" w:rsidDel="00000000" w:rsidP="00000000" w:rsidRDefault="00000000" w:rsidRPr="00000000" w14:paraId="00000339">
            <w:pPr>
              <w:widowControl w:val="0"/>
              <w:spacing w:after="120" w:line="240" w:lineRule="auto"/>
              <w:rPr/>
            </w:pPr>
            <w:hyperlink r:id="rId74">
              <w:r w:rsidDel="00000000" w:rsidR="00000000" w:rsidRPr="00000000">
                <w:rPr>
                  <w:color w:val="0000ff"/>
                  <w:u w:val="single"/>
                  <w:rtl w:val="0"/>
                </w:rPr>
                <w:t xml:space="preserve">https://bit.ly/3NwZLd7</w:t>
              </w:r>
            </w:hyperlink>
            <w:r w:rsidDel="00000000" w:rsidR="00000000" w:rsidRPr="00000000">
              <w:rPr>
                <w:rtl w:val="0"/>
              </w:rPr>
            </w:r>
          </w:p>
          <w:p w:rsidR="00000000" w:rsidDel="00000000" w:rsidP="00000000" w:rsidRDefault="00000000" w:rsidRPr="00000000" w14:paraId="0000033A">
            <w:pPr>
              <w:widowControl w:val="0"/>
              <w:spacing w:after="120" w:line="240" w:lineRule="auto"/>
              <w:rPr/>
            </w:pPr>
            <w:r w:rsidDel="00000000" w:rsidR="00000000" w:rsidRPr="00000000">
              <w:rPr>
                <w:rtl w:val="0"/>
              </w:rPr>
            </w:r>
          </w:p>
        </w:tc>
      </w:tr>
      <w:tr>
        <w:trPr>
          <w:cantSplit w:val="0"/>
          <w:trHeight w:val="175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3B">
            <w:pPr>
              <w:widowControl w:val="0"/>
              <w:spacing w:after="120" w:line="240" w:lineRule="auto"/>
              <w:rPr/>
            </w:pPr>
            <w:r w:rsidDel="00000000" w:rsidR="00000000" w:rsidRPr="00000000">
              <w:rPr>
                <w:rtl w:val="0"/>
              </w:rPr>
              <w:t xml:space="preserve">Protocolo de activación del plan de emergencias y contingencias</w:t>
            </w:r>
          </w:p>
        </w:tc>
        <w:tc>
          <w:tcPr>
            <w:shd w:fill="auto" w:val="clear"/>
            <w:tcMar>
              <w:top w:w="100.0" w:type="dxa"/>
              <w:left w:w="100.0" w:type="dxa"/>
              <w:bottom w:w="100.0" w:type="dxa"/>
              <w:right w:w="100.0" w:type="dxa"/>
            </w:tcMar>
          </w:tcPr>
          <w:p w:rsidR="00000000" w:rsidDel="00000000" w:rsidP="00000000" w:rsidRDefault="00000000" w:rsidRPr="00000000" w14:paraId="0000033C">
            <w:pPr>
              <w:widowControl w:val="0"/>
              <w:spacing w:after="120" w:line="240" w:lineRule="auto"/>
              <w:rPr/>
            </w:pPr>
            <w:r w:rsidDel="00000000" w:rsidR="00000000" w:rsidRPr="00000000">
              <w:rPr>
                <w:rtl w:val="0"/>
              </w:rPr>
              <w:t xml:space="preserve">Organización Panamericana de la Salud [OPS] (2010). </w:t>
            </w:r>
            <w:r w:rsidDel="00000000" w:rsidR="00000000" w:rsidRPr="00000000">
              <w:rPr>
                <w:i w:val="1"/>
                <w:rtl w:val="0"/>
              </w:rPr>
              <w:t xml:space="preserve">Guía para el desarrollo de prácticas y simulacros</w:t>
            </w:r>
            <w:r w:rsidDel="00000000" w:rsidR="00000000" w:rsidRPr="00000000">
              <w:rPr>
                <w:rtl w:val="0"/>
              </w:rPr>
              <w:t xml:space="preserve">. OPS.</w:t>
            </w:r>
          </w:p>
          <w:p w:rsidR="00000000" w:rsidDel="00000000" w:rsidP="00000000" w:rsidRDefault="00000000" w:rsidRPr="00000000" w14:paraId="0000033D">
            <w:pPr>
              <w:widowControl w:val="0"/>
              <w:spacing w:after="120" w:line="240" w:lineRule="auto"/>
              <w:rPr/>
            </w:pPr>
            <w:hyperlink r:id="rId75">
              <w:r w:rsidDel="00000000" w:rsidR="00000000" w:rsidRPr="00000000">
                <w:rPr>
                  <w:color w:val="0000ff"/>
                  <w:u w:val="single"/>
                  <w:rtl w:val="0"/>
                </w:rPr>
                <w:t xml:space="preserve">https://www.paho.org/uru/dmdocuments/ER_Simulaciones.pdf</w:t>
              </w:r>
            </w:hyperlink>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33E">
            <w:pPr>
              <w:widowControl w:val="0"/>
              <w:spacing w:after="120" w:line="240" w:lineRule="auto"/>
              <w:rPr/>
            </w:pPr>
            <w:r w:rsidDel="00000000" w:rsidR="00000000" w:rsidRPr="00000000">
              <w:rPr>
                <w:rtl w:val="0"/>
              </w:rPr>
              <w:t xml:space="preserve">Guía </w:t>
            </w:r>
          </w:p>
        </w:tc>
        <w:tc>
          <w:tcPr>
            <w:shd w:fill="auto" w:val="clear"/>
            <w:tcMar>
              <w:top w:w="100.0" w:type="dxa"/>
              <w:left w:w="100.0" w:type="dxa"/>
              <w:bottom w:w="100.0" w:type="dxa"/>
              <w:right w:w="100.0" w:type="dxa"/>
            </w:tcMar>
          </w:tcPr>
          <w:p w:rsidR="00000000" w:rsidDel="00000000" w:rsidP="00000000" w:rsidRDefault="00000000" w:rsidRPr="00000000" w14:paraId="0000033F">
            <w:pPr>
              <w:widowControl w:val="0"/>
              <w:spacing w:after="120" w:line="240" w:lineRule="auto"/>
              <w:rPr/>
            </w:pPr>
            <w:hyperlink r:id="rId76">
              <w:r w:rsidDel="00000000" w:rsidR="00000000" w:rsidRPr="00000000">
                <w:rPr>
                  <w:color w:val="0000ff"/>
                  <w:u w:val="single"/>
                  <w:rtl w:val="0"/>
                </w:rPr>
                <w:t xml:space="preserve">https://www.paho.org/uru/dmdocuments/ER_Simulaciones.pdf</w:t>
              </w:r>
            </w:hyperlink>
            <w:r w:rsidDel="00000000" w:rsidR="00000000" w:rsidRPr="00000000">
              <w:rPr>
                <w:rtl w:val="0"/>
              </w:rPr>
            </w:r>
          </w:p>
          <w:p w:rsidR="00000000" w:rsidDel="00000000" w:rsidP="00000000" w:rsidRDefault="00000000" w:rsidRPr="00000000" w14:paraId="00000340">
            <w:pPr>
              <w:widowControl w:val="0"/>
              <w:spacing w:after="120" w:line="240" w:lineRule="auto"/>
              <w:rPr/>
            </w:pPr>
            <w:r w:rsidDel="00000000" w:rsidR="00000000" w:rsidRPr="00000000">
              <w:rPr>
                <w:rtl w:val="0"/>
              </w:rPr>
            </w:r>
          </w:p>
        </w:tc>
      </w:tr>
    </w:tbl>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b w:val="1"/>
        </w:rPr>
      </w:pPr>
      <w:r w:rsidDel="00000000" w:rsidR="00000000" w:rsidRPr="00000000">
        <w:rPr>
          <w:b w:val="1"/>
          <w:rtl w:val="0"/>
        </w:rPr>
        <w:t xml:space="preserve">GLOSARIO</w:t>
      </w:r>
    </w:p>
    <w:p w:rsidR="00000000" w:rsidDel="00000000" w:rsidP="00000000" w:rsidRDefault="00000000" w:rsidRPr="00000000" w14:paraId="00000344">
      <w:pPr>
        <w:rPr>
          <w:b w:val="1"/>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tbl>
      <w:tblPr>
        <w:tblStyle w:val="Table40"/>
        <w:tblW w:w="13881.0" w:type="dxa"/>
        <w:jc w:val="left"/>
        <w:tblLayout w:type="fixed"/>
        <w:tblLook w:val="0400"/>
      </w:tblPr>
      <w:tblGrid>
        <w:gridCol w:w="3109"/>
        <w:gridCol w:w="10772"/>
        <w:tblGridChange w:id="0">
          <w:tblGrid>
            <w:gridCol w:w="3109"/>
            <w:gridCol w:w="10772"/>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346">
            <w:pPr>
              <w:spacing w:line="240" w:lineRule="auto"/>
              <w:jc w:val="both"/>
              <w:rPr/>
            </w:pPr>
            <w:r w:rsidDel="00000000" w:rsidR="00000000" w:rsidRPr="00000000">
              <w:rPr>
                <w:rtl w:val="0"/>
              </w:rPr>
              <w:t xml:space="preserve">Tipo de recurso</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347">
            <w:pPr>
              <w:spacing w:line="240" w:lineRule="auto"/>
              <w:jc w:val="center"/>
              <w:rPr>
                <w:highlight w:val="white"/>
              </w:rPr>
            </w:pPr>
            <w:r w:rsidDel="00000000" w:rsidR="00000000" w:rsidRPr="00000000">
              <w:rPr>
                <w:rtl w:val="0"/>
              </w:rPr>
              <w:t xml:space="preserve">Glosario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8">
            <w:pPr>
              <w:spacing w:after="120" w:line="240" w:lineRule="auto"/>
              <w:jc w:val="both"/>
              <w:rPr/>
            </w:pPr>
            <w:r w:rsidDel="00000000" w:rsidR="00000000" w:rsidRPr="00000000">
              <w:rPr>
                <w:rtl w:val="0"/>
              </w:rPr>
              <w:t xml:space="preserve">Accidente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9">
            <w:pPr>
              <w:spacing w:after="120" w:line="240" w:lineRule="auto"/>
              <w:jc w:val="both"/>
              <w:rPr/>
            </w:pPr>
            <w:r w:rsidDel="00000000" w:rsidR="00000000" w:rsidRPr="00000000">
              <w:rPr>
                <w:rtl w:val="0"/>
              </w:rPr>
              <w:t xml:space="preserve">Evento o interrupción repentina, no planeada, de una actividad, que da lugar a muerte, lesión o daño en las personas, así como a pérdidas y daños en propiedades, infraestructura o en el medioambiente (FOPAE, 2014).</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A">
            <w:pPr>
              <w:spacing w:after="120" w:line="240" w:lineRule="auto"/>
              <w:jc w:val="both"/>
              <w:rPr/>
            </w:pPr>
            <w:r w:rsidDel="00000000" w:rsidR="00000000" w:rsidRPr="00000000">
              <w:rPr>
                <w:rtl w:val="0"/>
              </w:rPr>
              <w:t xml:space="preserve">Activación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B">
            <w:pPr>
              <w:spacing w:line="240" w:lineRule="auto"/>
              <w:rPr/>
            </w:pPr>
            <w:r w:rsidDel="00000000" w:rsidR="00000000" w:rsidRPr="00000000">
              <w:rPr>
                <w:rtl w:val="0"/>
              </w:rPr>
              <w:t xml:space="preserve">Despliegue efectivo de los recursos destinados a un incidente (FOPAE, 2014).</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C">
            <w:pPr>
              <w:spacing w:after="120" w:line="240" w:lineRule="auto"/>
              <w:jc w:val="both"/>
              <w:rPr/>
            </w:pPr>
            <w:r w:rsidDel="00000000" w:rsidR="00000000" w:rsidRPr="00000000">
              <w:rPr>
                <w:rtl w:val="0"/>
              </w:rPr>
              <w:t xml:space="preserve">Alarma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D">
            <w:pPr>
              <w:widowControl w:val="0"/>
              <w:spacing w:after="120" w:line="240" w:lineRule="auto"/>
              <w:rPr/>
            </w:pPr>
            <w:r w:rsidDel="00000000" w:rsidR="00000000" w:rsidRPr="00000000">
              <w:rPr>
                <w:rtl w:val="0"/>
              </w:rPr>
              <w:t xml:space="preserve">Señal que emiten autoridades o instituciones competentes para que se sigan instrucciones específicas, debido a la presencia real o inminente de un evento adverso. Se transmite a través de medios físicos, como sirenas, campanas, megáfono, radio, pólvora, entre otros. (UNGRD, 2011, párr. 4).</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E">
            <w:pPr>
              <w:spacing w:after="120" w:line="240" w:lineRule="auto"/>
              <w:jc w:val="both"/>
              <w:rPr/>
            </w:pPr>
            <w:r w:rsidDel="00000000" w:rsidR="00000000" w:rsidRPr="00000000">
              <w:rPr>
                <w:rtl w:val="0"/>
              </w:rPr>
              <w:t xml:space="preserve">Alerta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F">
            <w:pPr>
              <w:spacing w:after="240" w:before="240" w:line="240" w:lineRule="auto"/>
              <w:jc w:val="both"/>
              <w:rPr/>
            </w:pPr>
            <w:r w:rsidDel="00000000" w:rsidR="00000000" w:rsidRPr="00000000">
              <w:rPr>
                <w:rtl w:val="0"/>
              </w:rPr>
              <w:t xml:space="preserve">Estado declarado por autoridades e instituciones competentes con el fin de tomar precauciones específicas, debido a la probable y cercana ocurrencia de un evento adverso (UNGRD, 2011, párr. 3).</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0">
            <w:pPr>
              <w:spacing w:after="120" w:line="240" w:lineRule="auto"/>
              <w:jc w:val="both"/>
              <w:rPr/>
            </w:pPr>
            <w:r w:rsidDel="00000000" w:rsidR="00000000" w:rsidRPr="00000000">
              <w:rPr>
                <w:rtl w:val="0"/>
              </w:rPr>
              <w:t xml:space="preserve">Evacuación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1">
            <w:pPr>
              <w:spacing w:after="120" w:line="240" w:lineRule="auto"/>
              <w:jc w:val="both"/>
              <w:rPr/>
            </w:pPr>
            <w:r w:rsidDel="00000000" w:rsidR="00000000" w:rsidRPr="00000000">
              <w:rPr>
                <w:rtl w:val="0"/>
              </w:rPr>
              <w:t xml:space="preserve">Actividad por medio de la cual se desaloja, de manera ordenada y segura, un área o edificación que puede verse afectada por la ocurrencia de un evento peligroso.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2">
            <w:pPr>
              <w:spacing w:after="120" w:line="240" w:lineRule="auto"/>
              <w:jc w:val="both"/>
              <w:rPr/>
            </w:pPr>
            <w:r w:rsidDel="00000000" w:rsidR="00000000" w:rsidRPr="00000000">
              <w:rPr>
                <w:rtl w:val="0"/>
              </w:rPr>
              <w:t xml:space="preserve">Plan de evacuación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3">
            <w:pPr>
              <w:spacing w:after="120" w:line="240" w:lineRule="auto"/>
              <w:jc w:val="both"/>
              <w:rPr/>
            </w:pPr>
            <w:r w:rsidDel="00000000" w:rsidR="00000000" w:rsidRPr="00000000">
              <w:rPr>
                <w:rtl w:val="0"/>
              </w:rPr>
              <w:t xml:space="preserve">Acuerdo preestablecido por todos los ocupantes de un área o edificación, para definir los sitios de reunión y las rutas más convenientes para realizar una evacuación segura en caso de emergencia.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4">
            <w:pPr>
              <w:spacing w:after="120" w:line="240" w:lineRule="auto"/>
              <w:jc w:val="both"/>
              <w:rPr/>
            </w:pPr>
            <w:r w:rsidDel="00000000" w:rsidR="00000000" w:rsidRPr="00000000">
              <w:rPr>
                <w:rtl w:val="0"/>
              </w:rPr>
              <w:t xml:space="preserve">Punto de encuentro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5">
            <w:pPr>
              <w:spacing w:line="240" w:lineRule="auto"/>
              <w:rPr/>
            </w:pPr>
            <w:r w:rsidDel="00000000" w:rsidR="00000000" w:rsidRPr="00000000">
              <w:rPr>
                <w:rtl w:val="0"/>
              </w:rPr>
              <w:t xml:space="preserve">Sitio seguro, definido para la llegada del personal en caso de evacuación.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6">
            <w:pPr>
              <w:spacing w:after="240" w:before="240" w:line="240" w:lineRule="auto"/>
              <w:jc w:val="both"/>
              <w:rPr/>
            </w:pPr>
            <w:r w:rsidDel="00000000" w:rsidR="00000000" w:rsidRPr="00000000">
              <w:rPr>
                <w:rtl w:val="0"/>
              </w:rPr>
              <w:t xml:space="preserve">Señalización de seguridad</w:t>
            </w:r>
          </w:p>
          <w:p w:rsidR="00000000" w:rsidDel="00000000" w:rsidP="00000000" w:rsidRDefault="00000000" w:rsidRPr="00000000" w14:paraId="00000357">
            <w:pPr>
              <w:spacing w:after="120" w:line="240"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8">
            <w:pPr>
              <w:spacing w:after="240" w:before="240" w:line="240" w:lineRule="auto"/>
              <w:rPr/>
            </w:pPr>
            <w:r w:rsidDel="00000000" w:rsidR="00000000" w:rsidRPr="00000000">
              <w:rPr>
                <w:rtl w:val="0"/>
              </w:rPr>
              <w:t xml:space="preserve">Transmite un mensaje de seguridad y se obtiene de la correcta combinación de colores, formas geométricas y señales luminosas o acústicas. Generalmente va acompañada de un texto o símbolo gráfico, una comunicación verbal o una señal gestual (DPAE, 2011, p. 10).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9">
            <w:pPr>
              <w:spacing w:after="120" w:line="240" w:lineRule="auto"/>
              <w:jc w:val="both"/>
              <w:rPr/>
            </w:pPr>
            <w:r w:rsidDel="00000000" w:rsidR="00000000" w:rsidRPr="00000000">
              <w:rPr>
                <w:rtl w:val="0"/>
              </w:rPr>
              <w:t xml:space="preserve">Sistema de Alerta Temprana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A">
            <w:pPr>
              <w:spacing w:line="240" w:lineRule="auto"/>
              <w:rPr/>
            </w:pPr>
            <w:r w:rsidDel="00000000" w:rsidR="00000000" w:rsidRPr="00000000">
              <w:rPr>
                <w:rtl w:val="0"/>
              </w:rPr>
              <w:t xml:space="preserve">Provisión de información oportuna y eficaz a través de instituciones identificadas, que permiten a individuos expuestos a una amenaza la toma de acciones para evitar o reducir su riesgo, y su preparación para una respuesta efectiva (UNGRD, 2011, párr. 3).</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B">
            <w:pPr>
              <w:spacing w:after="120" w:line="240" w:lineRule="auto"/>
              <w:jc w:val="both"/>
              <w:rPr/>
            </w:pPr>
            <w:r w:rsidDel="00000000" w:rsidR="00000000" w:rsidRPr="00000000">
              <w:rPr>
                <w:rtl w:val="0"/>
              </w:rPr>
              <w:t xml:space="preserve">Zona de impacto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C">
            <w:pPr>
              <w:spacing w:line="240" w:lineRule="auto"/>
              <w:rPr/>
            </w:pPr>
            <w:r w:rsidDel="00000000" w:rsidR="00000000" w:rsidRPr="00000000">
              <w:rPr>
                <w:rtl w:val="0"/>
              </w:rPr>
              <w:t xml:space="preserve">Área afectada directamente por un incidente, evento o emergencia, de origen natural o antrópico, que sufre daños, fallas o deterioro en su estructura y funcionamiento normal.</w:t>
            </w:r>
          </w:p>
        </w:tc>
      </w:tr>
    </w:tbl>
    <w:p w:rsidR="00000000" w:rsidDel="00000000" w:rsidP="00000000" w:rsidRDefault="00000000" w:rsidRPr="00000000" w14:paraId="0000035D">
      <w:pPr>
        <w:spacing w:after="120" w:line="240" w:lineRule="auto"/>
        <w:jc w:val="both"/>
        <w:rPr>
          <w:b w:val="1"/>
        </w:rPr>
      </w:pPr>
      <w:r w:rsidDel="00000000" w:rsidR="00000000" w:rsidRPr="00000000">
        <w:rPr>
          <w:rtl w:val="0"/>
        </w:rPr>
      </w:r>
    </w:p>
    <w:p w:rsidR="00000000" w:rsidDel="00000000" w:rsidP="00000000" w:rsidRDefault="00000000" w:rsidRPr="00000000" w14:paraId="0000035E">
      <w:pPr>
        <w:spacing w:after="120" w:line="240" w:lineRule="auto"/>
        <w:rPr>
          <w:b w:val="1"/>
        </w:rPr>
      </w:pPr>
      <w:r w:rsidDel="00000000" w:rsidR="00000000" w:rsidRPr="00000000">
        <w:rPr>
          <w:rtl w:val="0"/>
        </w:rPr>
      </w:r>
    </w:p>
    <w:p w:rsidR="00000000" w:rsidDel="00000000" w:rsidP="00000000" w:rsidRDefault="00000000" w:rsidRPr="00000000" w14:paraId="0000035F">
      <w:pPr>
        <w:spacing w:after="120" w:line="240" w:lineRule="auto"/>
        <w:rPr>
          <w:b w:val="1"/>
        </w:rPr>
      </w:pPr>
      <w:r w:rsidDel="00000000" w:rsidR="00000000" w:rsidRPr="00000000">
        <w:rPr>
          <w:rtl w:val="0"/>
        </w:rPr>
      </w:r>
    </w:p>
    <w:p w:rsidR="00000000" w:rsidDel="00000000" w:rsidP="00000000" w:rsidRDefault="00000000" w:rsidRPr="00000000" w14:paraId="00000360">
      <w:pPr>
        <w:spacing w:after="120" w:line="240" w:lineRule="auto"/>
        <w:rPr>
          <w:b w:val="1"/>
        </w:rPr>
      </w:pPr>
      <w:r w:rsidDel="00000000" w:rsidR="00000000" w:rsidRPr="00000000">
        <w:rPr>
          <w:b w:val="1"/>
          <w:rtl w:val="0"/>
        </w:rPr>
        <w:t xml:space="preserve">REFERENTES BIBLIOGRÁFICOS</w:t>
      </w:r>
    </w:p>
    <w:p w:rsidR="00000000" w:rsidDel="00000000" w:rsidP="00000000" w:rsidRDefault="00000000" w:rsidRPr="00000000" w14:paraId="00000361">
      <w:pPr>
        <w:spacing w:after="120" w:line="240" w:lineRule="auto"/>
        <w:jc w:val="both"/>
        <w:rPr>
          <w:b w:val="1"/>
        </w:rPr>
      </w:pPr>
      <w:r w:rsidDel="00000000" w:rsidR="00000000" w:rsidRPr="00000000">
        <w:rPr>
          <w:rtl w:val="0"/>
        </w:rPr>
      </w:r>
    </w:p>
    <w:tbl>
      <w:tblPr>
        <w:tblStyle w:val="Table41"/>
        <w:tblW w:w="1394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718"/>
        <w:gridCol w:w="12228"/>
        <w:tblGridChange w:id="0">
          <w:tblGrid>
            <w:gridCol w:w="1718"/>
            <w:gridCol w:w="12228"/>
          </w:tblGrid>
        </w:tblGridChange>
      </w:tblGrid>
      <w:tr>
        <w:trPr>
          <w:cantSplit w:val="0"/>
          <w:trHeight w:val="70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62">
            <w:pPr>
              <w:widowControl w:val="0"/>
              <w:spacing w:after="120" w:line="240" w:lineRule="auto"/>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63">
            <w:pPr>
              <w:pStyle w:val="Title"/>
              <w:spacing w:after="120" w:line="240" w:lineRule="auto"/>
              <w:jc w:val="center"/>
              <w:rPr>
                <w:sz w:val="22"/>
                <w:szCs w:val="22"/>
              </w:rPr>
            </w:pPr>
            <w:bookmarkStart w:colFirst="0" w:colLast="0" w:name="_heading=h.3dy6vkm" w:id="16"/>
            <w:bookmarkEnd w:id="16"/>
            <w:r w:rsidDel="00000000" w:rsidR="00000000" w:rsidRPr="00000000">
              <w:rPr>
                <w:sz w:val="22"/>
                <w:szCs w:val="22"/>
                <w:rtl w:val="0"/>
              </w:rPr>
              <w:t xml:space="preserve">Bibliografía</w:t>
            </w:r>
          </w:p>
        </w:tc>
      </w:tr>
      <w:tr>
        <w:trPr>
          <w:cantSplit w:val="0"/>
          <w:trHeight w:val="447"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4">
            <w:pPr>
              <w:widowControl w:val="0"/>
              <w:spacing w:after="120" w:line="240" w:lineRule="auto"/>
              <w:rPr/>
            </w:pPr>
            <w:r w:rsidDel="00000000" w:rsidR="00000000" w:rsidRPr="00000000">
              <w:rPr>
                <w:rtl w:val="0"/>
              </w:rPr>
              <w:t xml:space="preserve">Alcaldía Mayor de Bogotá-Dirección de Prevención y Atención de Emergencias [DPAE] (2011). </w:t>
            </w:r>
            <w:r w:rsidDel="00000000" w:rsidR="00000000" w:rsidRPr="00000000">
              <w:rPr>
                <w:i w:val="1"/>
                <w:rtl w:val="0"/>
              </w:rPr>
              <w:t xml:space="preserve">Señalización y plan de evacuación</w:t>
            </w:r>
            <w:r w:rsidDel="00000000" w:rsidR="00000000" w:rsidRPr="00000000">
              <w:rPr>
                <w:rtl w:val="0"/>
              </w:rPr>
              <w:t xml:space="preserve">. DPAE. </w:t>
            </w:r>
            <w:hyperlink r:id="rId77">
              <w:r w:rsidDel="00000000" w:rsidR="00000000" w:rsidRPr="00000000">
                <w:rPr>
                  <w:color w:val="0000ff"/>
                  <w:u w:val="single"/>
                  <w:rtl w:val="0"/>
                </w:rPr>
                <w:t xml:space="preserve">https://bit.ly/3U1PTdI</w:t>
              </w:r>
            </w:hyperlink>
            <w:r w:rsidDel="00000000" w:rsidR="00000000" w:rsidRPr="00000000">
              <w:rPr>
                <w:rtl w:val="0"/>
              </w:rPr>
              <w:t xml:space="preserve">.</w:t>
            </w:r>
          </w:p>
        </w:tc>
      </w:tr>
      <w:tr>
        <w:trPr>
          <w:cantSplit w:val="0"/>
          <w:trHeight w:val="447"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6">
            <w:pPr>
              <w:widowControl w:val="0"/>
              <w:spacing w:after="120" w:line="240" w:lineRule="auto"/>
              <w:rPr>
                <w:b w:val="1"/>
                <w:sz w:val="23"/>
                <w:szCs w:val="23"/>
              </w:rPr>
            </w:pPr>
            <w:r w:rsidDel="00000000" w:rsidR="00000000" w:rsidRPr="00000000">
              <w:rPr>
                <w:sz w:val="23"/>
                <w:szCs w:val="23"/>
                <w:rtl w:val="0"/>
              </w:rPr>
              <w:t xml:space="preserve">Alcaldía Mayor de Bogotá-Fondo de Prevención y Atención de Emergencias [FOPAE] (2014, enero) </w:t>
            </w:r>
            <w:r w:rsidDel="00000000" w:rsidR="00000000" w:rsidRPr="00000000">
              <w:rPr>
                <w:i w:val="1"/>
                <w:sz w:val="23"/>
                <w:szCs w:val="23"/>
                <w:rtl w:val="0"/>
              </w:rPr>
              <w:t xml:space="preserve">Guía para el desarrollo de simulaciones</w:t>
            </w:r>
            <w:r w:rsidDel="00000000" w:rsidR="00000000" w:rsidRPr="00000000">
              <w:rPr>
                <w:b w:val="1"/>
                <w:sz w:val="23"/>
                <w:szCs w:val="23"/>
                <w:rtl w:val="0"/>
              </w:rPr>
              <w:t xml:space="preserve">. </w:t>
            </w:r>
            <w:hyperlink r:id="rId78">
              <w:r w:rsidDel="00000000" w:rsidR="00000000" w:rsidRPr="00000000">
                <w:rPr>
                  <w:color w:val="0000ff"/>
                  <w:u w:val="single"/>
                  <w:rtl w:val="0"/>
                </w:rPr>
                <w:t xml:space="preserve">https://bit.ly/3NwZLd7</w:t>
              </w:r>
            </w:hyperlink>
            <w:r w:rsidDel="00000000" w:rsidR="00000000" w:rsidRPr="00000000">
              <w:rPr>
                <w:rtl w:val="0"/>
              </w:rPr>
              <w:t xml:space="preserve">.</w:t>
            </w:r>
            <w:r w:rsidDel="00000000" w:rsidR="00000000" w:rsidRPr="00000000">
              <w:rPr>
                <w:rtl w:val="0"/>
              </w:rPr>
            </w:r>
          </w:p>
        </w:tc>
      </w:tr>
      <w:tr>
        <w:trPr>
          <w:cantSplit w:val="0"/>
          <w:trHeight w:val="447"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8">
            <w:pPr>
              <w:widowControl w:val="0"/>
              <w:spacing w:after="120" w:line="240" w:lineRule="auto"/>
              <w:rPr>
                <w:sz w:val="23"/>
                <w:szCs w:val="23"/>
              </w:rPr>
            </w:pPr>
            <w:r w:rsidDel="00000000" w:rsidR="00000000" w:rsidRPr="00000000">
              <w:rPr>
                <w:sz w:val="23"/>
                <w:szCs w:val="23"/>
                <w:rtl w:val="0"/>
              </w:rPr>
              <w:t xml:space="preserve">Hernández, N. y Zapata, G. (2018). </w:t>
            </w:r>
            <w:r w:rsidDel="00000000" w:rsidR="00000000" w:rsidRPr="00000000">
              <w:rPr>
                <w:i w:val="1"/>
                <w:sz w:val="23"/>
                <w:szCs w:val="23"/>
                <w:rtl w:val="0"/>
              </w:rPr>
              <w:t xml:space="preserve">Guía técnica para la reglamentación local de eventos con aglomeraciones de público.</w:t>
            </w:r>
            <w:r w:rsidDel="00000000" w:rsidR="00000000" w:rsidRPr="00000000">
              <w:rPr>
                <w:sz w:val="23"/>
                <w:szCs w:val="23"/>
                <w:rtl w:val="0"/>
              </w:rPr>
              <w:t xml:space="preserve"> Unidad Nacional para la Gestión del Riesgo de Desastres (UNGRD). </w:t>
            </w:r>
            <w:hyperlink r:id="rId79">
              <w:r w:rsidDel="00000000" w:rsidR="00000000" w:rsidRPr="00000000">
                <w:rPr>
                  <w:color w:val="0000ff"/>
                  <w:sz w:val="23"/>
                  <w:szCs w:val="23"/>
                  <w:u w:val="single"/>
                  <w:rtl w:val="0"/>
                </w:rPr>
                <w:t xml:space="preserve">https://repositorio.gestiondelriesgo.gov.co/bitstream/handle/20.500.</w:t>
                <w:br w:type="textWrapping"/>
                <w:t xml:space="preserve">11762/27735/</w:t>
              </w:r>
            </w:hyperlink>
            <w:hyperlink r:id="rId80">
              <w:r w:rsidDel="00000000" w:rsidR="00000000" w:rsidRPr="00000000">
                <w:rPr>
                  <w:color w:val="0000ff"/>
                  <w:sz w:val="23"/>
                  <w:szCs w:val="23"/>
                  <w:u w:val="single"/>
                  <w:rtl w:val="0"/>
                </w:rPr>
                <w:t xml:space="preserve">Guia_aglomeraciones_publico.pdf</w:t>
              </w:r>
            </w:hyperlink>
            <w:hyperlink r:id="rId81">
              <w:r w:rsidDel="00000000" w:rsidR="00000000" w:rsidRPr="00000000">
                <w:rPr>
                  <w:color w:val="0000ff"/>
                  <w:sz w:val="23"/>
                  <w:szCs w:val="23"/>
                  <w:u w:val="single"/>
                  <w:rtl w:val="0"/>
                </w:rPr>
                <w:t xml:space="preserve">?sequence=6&amp;isAllowed=y</w:t>
              </w:r>
            </w:hyperlink>
            <w:r w:rsidDel="00000000" w:rsidR="00000000" w:rsidRPr="00000000">
              <w:rPr>
                <w:rtl w:val="0"/>
              </w:rPr>
            </w:r>
          </w:p>
        </w:tc>
      </w:tr>
      <w:tr>
        <w:trPr>
          <w:cantSplit w:val="0"/>
          <w:trHeight w:val="447"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A">
            <w:pPr>
              <w:widowControl w:val="0"/>
              <w:spacing w:after="120" w:line="240" w:lineRule="auto"/>
              <w:rPr/>
            </w:pPr>
            <w:r w:rsidDel="00000000" w:rsidR="00000000" w:rsidRPr="00000000">
              <w:rPr>
                <w:rtl w:val="0"/>
              </w:rPr>
              <w:t xml:space="preserve">Organización Panamericana de la Salud [OPS] (2010). </w:t>
            </w:r>
            <w:r w:rsidDel="00000000" w:rsidR="00000000" w:rsidRPr="00000000">
              <w:rPr>
                <w:i w:val="1"/>
                <w:rtl w:val="0"/>
              </w:rPr>
              <w:t xml:space="preserve">Guía para el desarrollo de prácticas y simulacros</w:t>
            </w:r>
            <w:r w:rsidDel="00000000" w:rsidR="00000000" w:rsidRPr="00000000">
              <w:rPr>
                <w:rtl w:val="0"/>
              </w:rPr>
              <w:t xml:space="preserve">. OPS.</w:t>
            </w:r>
          </w:p>
          <w:p w:rsidR="00000000" w:rsidDel="00000000" w:rsidP="00000000" w:rsidRDefault="00000000" w:rsidRPr="00000000" w14:paraId="0000036B">
            <w:pPr>
              <w:tabs>
                <w:tab w:val="left" w:pos="2280"/>
              </w:tabs>
              <w:spacing w:line="240" w:lineRule="auto"/>
              <w:rPr/>
            </w:pPr>
            <w:hyperlink r:id="rId82">
              <w:r w:rsidDel="00000000" w:rsidR="00000000" w:rsidRPr="00000000">
                <w:rPr>
                  <w:color w:val="0000ff"/>
                  <w:u w:val="single"/>
                  <w:rtl w:val="0"/>
                </w:rPr>
                <w:t xml:space="preserve">https://www.paho.org/uru/dmdocuments/ER_Simulaciones.pdf</w:t>
              </w:r>
            </w:hyperlink>
            <w:r w:rsidDel="00000000" w:rsidR="00000000" w:rsidRPr="00000000">
              <w:rPr>
                <w:rtl w:val="0"/>
              </w:rPr>
            </w:r>
          </w:p>
        </w:tc>
      </w:tr>
      <w:tr>
        <w:trPr>
          <w:cantSplit w:val="0"/>
          <w:trHeight w:val="447"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D">
            <w:pPr>
              <w:widowControl w:val="0"/>
              <w:spacing w:after="120" w:line="240" w:lineRule="auto"/>
              <w:rPr/>
            </w:pPr>
            <w:r w:rsidDel="00000000" w:rsidR="00000000" w:rsidRPr="00000000">
              <w:rPr>
                <w:rtl w:val="0"/>
              </w:rPr>
              <w:t xml:space="preserve">Unidad para la Gestión del Riesgo de Desastres [UNGRD] (2011, 5 de diciembre). </w:t>
            </w:r>
            <w:r w:rsidDel="00000000" w:rsidR="00000000" w:rsidRPr="00000000">
              <w:rPr>
                <w:i w:val="1"/>
                <w:rtl w:val="0"/>
              </w:rPr>
              <w:t xml:space="preserve">Alertas y alarmas</w:t>
            </w:r>
            <w:r w:rsidDel="00000000" w:rsidR="00000000" w:rsidRPr="00000000">
              <w:rPr>
                <w:rtl w:val="0"/>
              </w:rPr>
              <w:t xml:space="preserve">. Mecanismos que salvan vidas. </w:t>
            </w:r>
            <w:hyperlink r:id="rId83">
              <w:r w:rsidDel="00000000" w:rsidR="00000000" w:rsidRPr="00000000">
                <w:rPr>
                  <w:color w:val="0000ff"/>
                  <w:u w:val="single"/>
                  <w:rtl w:val="0"/>
                </w:rPr>
                <w:t xml:space="preserve">http://portal.gestiondelriesgo.gov.co/paginas/old_noticias/1240.aspx</w:t>
              </w:r>
            </w:hyperlink>
            <w:r w:rsidDel="00000000" w:rsidR="00000000" w:rsidRPr="00000000">
              <w:rPr>
                <w:rtl w:val="0"/>
              </w:rPr>
              <w:t xml:space="preserve">.</w:t>
            </w:r>
          </w:p>
        </w:tc>
      </w:tr>
      <w:tr>
        <w:trPr>
          <w:cantSplit w:val="0"/>
          <w:trHeight w:val="447"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F">
            <w:pPr>
              <w:spacing w:line="240" w:lineRule="auto"/>
              <w:rPr/>
            </w:pPr>
            <w:r w:rsidDel="00000000" w:rsidR="00000000" w:rsidRPr="00000000">
              <w:rPr>
                <w:rtl w:val="0"/>
              </w:rPr>
              <w:t xml:space="preserve">Unidad Nacional para la Gestión del riesgo de Desastres [UNGRD] (2016). </w:t>
            </w:r>
            <w:r w:rsidDel="00000000" w:rsidR="00000000" w:rsidRPr="00000000">
              <w:rPr>
                <w:i w:val="1"/>
                <w:rtl w:val="0"/>
              </w:rPr>
              <w:t xml:space="preserve">Guía para la implementación de sistemas de alerta temprana</w:t>
            </w:r>
            <w:r w:rsidDel="00000000" w:rsidR="00000000" w:rsidRPr="00000000">
              <w:rPr>
                <w:rtl w:val="0"/>
              </w:rPr>
              <w:t xml:space="preserve">. UNGRD. </w:t>
            </w:r>
            <w:hyperlink r:id="rId84">
              <w:r w:rsidDel="00000000" w:rsidR="00000000" w:rsidRPr="00000000">
                <w:rPr>
                  <w:color w:val="0000ff"/>
                  <w:u w:val="single"/>
                  <w:rtl w:val="0"/>
                </w:rPr>
                <w:t xml:space="preserve">https://bit.ly/3DoqELK</w:t>
              </w:r>
            </w:hyperlink>
            <w:r w:rsidDel="00000000" w:rsidR="00000000" w:rsidRPr="00000000">
              <w:rPr>
                <w:color w:val="0000ff"/>
                <w:u w:val="single"/>
                <w:rtl w:val="0"/>
              </w:rPr>
              <w:t xml:space="preserve">.</w:t>
            </w:r>
            <w:r w:rsidDel="00000000" w:rsidR="00000000" w:rsidRPr="00000000">
              <w:rPr>
                <w:rtl w:val="0"/>
              </w:rPr>
            </w:r>
          </w:p>
        </w:tc>
      </w:tr>
    </w:tbl>
    <w:p w:rsidR="00000000" w:rsidDel="00000000" w:rsidP="00000000" w:rsidRDefault="00000000" w:rsidRPr="00000000" w14:paraId="00000371">
      <w:pPr>
        <w:spacing w:after="120" w:line="240" w:lineRule="auto"/>
        <w:jc w:val="both"/>
        <w:rPr>
          <w:b w:val="1"/>
        </w:rPr>
      </w:pPr>
      <w:r w:rsidDel="00000000" w:rsidR="00000000" w:rsidRPr="00000000">
        <w:rPr>
          <w:rtl w:val="0"/>
        </w:rPr>
      </w:r>
    </w:p>
    <w:sectPr>
      <w:headerReference r:id="rId85" w:type="default"/>
      <w:footerReference r:id="rId86" w:type="default"/>
      <w:pgSz w:h="11909" w:w="16834" w:orient="landscape"/>
      <w:pgMar w:bottom="1417" w:top="1417" w:left="1701" w:right="3386"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ohanna Carolina Espinosa Guerrero" w:id="22" w:date="2022-11-03T18:49:16Z">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Ver en la carpeta de imágenes → PLAN DE EMERGENCIA Y CONTINGENCIA, ya que esta no aparece en el componente.</w:t>
          </w:r>
        </w:sdtContent>
      </w:sdt>
    </w:p>
  </w:comment>
  <w:comment w:author="JULIÁN HUMBERTO SALAZAR PÉREZ" w:id="12" w:date="2022-09-19T15:06:00Z">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https://image.shutterstock.com/image-vector/set-illustrations-by-modern-designers-600w-1851770635.jpg</w:t>
      </w:r>
    </w:p>
  </w:comment>
  <w:comment w:author="JULIÁN HUMBERTO SALAZAR PÉREZ" w:id="0" w:date="2022-09-19T13:21:00Z">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https://image.shutterstock.com/shutterstock/photos/1275481633/display_1500/stock-vector-caution-warning-sign-sticker-editable-vector-stroke-x-pixel-1275481633.jpg</w:t>
      </w:r>
    </w:p>
  </w:comment>
  <w:comment w:author="JULIÁN HUMBERTO SALAZAR PÉREZ" w:id="13" w:date="2022-09-19T15:05:00Z">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https://image.shutterstock.com/image-illustration/3d-illustration-fire-safety-officer-600w-1749549314.jpg</w:t>
      </w:r>
    </w:p>
  </w:comment>
  <w:comment w:author="JULIÁN HUMBERTO SALAZAR PÉREZ" w:id="5" w:date="2022-09-19T13:21:00Z">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https://image.shutterstock.com/image-vector/raccoon-head-cartoon-style-isolated-600w-2031711203.jpg</w:t>
      </w:r>
    </w:p>
  </w:comment>
  <w:comment w:author="JULIÁN HUMBERTO SALAZAR PÉREZ" w:id="2" w:date="2022-09-19T13:28:00Z">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https://image.shutterstock.com/image-vector/creative-vector-illustration-black-yellow-600w-1071308924.jpg</w:t>
      </w:r>
    </w:p>
  </w:comment>
  <w:comment w:author="JULIÁN HUMBERTO SALAZAR PÉREZ" w:id="20" w:date="2022-09-19T15:57:00Z">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https://image.shutterstock.com/image-vector/pie-infographic-concept-600w-1331192840.jpg</w:t>
      </w:r>
    </w:p>
  </w:comment>
  <w:comment w:author="JULIÁN HUMBERTO SALAZAR PÉREZ" w:id="7" w:date="2022-09-19T15:06:00Z">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https://image.shutterstock.com/image-vector/emergency-line-icons-set-stroke-600w-1693859509.jpg</w:t>
      </w:r>
    </w:p>
  </w:comment>
  <w:comment w:author="Eliana Betancur" w:id="11" w:date="2022-10-25T06:53:00Z">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https://image.shutterstock.com/image-vector/business-concept-team-metaphor-people-600w-1751145275.jpg</w:t>
      </w:r>
    </w:p>
  </w:comment>
  <w:comment w:author="Eliana Betancur" w:id="18" w:date="2022-10-06T15:38:00Z">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https://image.shutterstock.com/image-photo/arrow-light-box-sign-emergency-600w-1995996827.jpg</w:t>
      </w:r>
    </w:p>
  </w:comment>
  <w:comment w:author="JULIÁN HUMBERTO SALAZAR PÉREZ" w:id="1" w:date="2022-09-19T13:25:00Z">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https://image.shutterstock.com/image-vector/emergency-siren-icon-flat-style-600w-1864975876.jpg</w:t>
      </w:r>
    </w:p>
  </w:comment>
  <w:comment w:author="Eliana Betancur" w:id="16" w:date="2022-10-06T13:33:00Z">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https://image.shutterstock.com/image-vector/vector-illustration-workers-sitting-negotiating-600w-1653636313.jpg</w:t>
      </w:r>
    </w:p>
  </w:comment>
  <w:comment w:author="JULIÁN HUMBERTO SALAZAR PÉREZ" w:id="8" w:date="2022-09-19T15:05:00Z">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https://image.shutterstock.com/image-vector/abstract-vector-plan-onebedroom-apartment-600w-583711222.jpg</w:t>
      </w:r>
    </w:p>
  </w:comment>
  <w:comment w:author="JULIÁN HUMBERTO SALAZAR PÉREZ" w:id="10" w:date="2022-09-19T15:09:00Z">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https://image.shutterstock.com/image-vector/safety-equipment-supplies-vector-illustration-600w-618962363.jpg</w:t>
      </w:r>
    </w:p>
  </w:comment>
  <w:comment w:author="JULIÁN HUMBERTO SALAZAR PÉREZ" w:id="21" w:date="2022-09-19T15:56:00Z">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https://image.shutterstock.com/image-vector/paper-list-medical-symbols-flat-600w-1714571611.jpg</w:t>
      </w:r>
    </w:p>
  </w:comment>
  <w:comment w:author="Eliana Betancur" w:id="15" w:date="2022-10-06T13:19:00Z">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https://image.shutterstock.com/image-vector/businessman-hand-ready-press-red-600w-2149701217.jpg</w:t>
      </w:r>
    </w:p>
  </w:comment>
  <w:comment w:author="Johanna Espinosa" w:id="23" w:date="2022-11-03T10:32:00Z">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https://www.shutterstock.com/es/image-illustration/orange-cartoon-character-blows-out-fire-117251437</w:t>
      </w:r>
    </w:p>
  </w:comment>
  <w:comment w:author="JULIÁN HUMBERTO SALAZAR PÉREZ" w:id="3" w:date="2022-09-19T13:21:00Z">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https://image.shutterstock.com/image-vector/abstract-rabbit-head-portrait-hare-600w-2135025759.jpg</w:t>
      </w:r>
    </w:p>
  </w:comment>
  <w:comment w:author="JULIÁN HUMBERTO SALAZAR PÉREZ" w:id="19" w:date="2022-09-19T15:49:00Z">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https://image.shutterstock.com/image-vector/megaphone-flat-icon-speaker-loudspeaker-600w-1924006436.jpg</w:t>
      </w:r>
    </w:p>
  </w:comment>
  <w:comment w:author="JULIÁN HUMBERTO SALAZAR PÉREZ" w:id="14" w:date="2022-09-19T15:05:00Z">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https://image.shutterstock.com/image-illustration/business-technology-internet-network-concept-600w-2088007684.jpg</w:t>
      </w:r>
    </w:p>
  </w:comment>
  <w:comment w:author="Eliana Betancur" w:id="17" w:date="2022-10-06T13:33:00Z">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https://image.shutterstock.com/image-vector/business-people-concept-vector-3d-600w-118595575.jpg</w:t>
      </w:r>
    </w:p>
  </w:comment>
  <w:comment w:author="JULIÁN HUMBERTO SALAZAR PÉREZ" w:id="9" w:date="2022-09-19T15:05:00Z">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https://image.shutterstock.com/image-vector/group-doctors-nurses-medical-personnel-600w-1914029227.jpg</w:t>
      </w:r>
    </w:p>
  </w:comment>
  <w:comment w:author="JULIÁN HUMBERTO SALAZAR PÉREZ" w:id="6" w:date="2022-09-19T15:07:00Z">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https://image.shutterstock.com/image-vector/information-technology-security-icons-simplus-600w-166781885.jpg</w:t>
      </w:r>
    </w:p>
  </w:comment>
  <w:comment w:author="JULIÁN HUMBERTO SALAZAR PÉREZ" w:id="4" w:date="2022-09-19T13:21:00Z">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https://image.shutterstock.com/image-vector/cartoon-head-dragon-blowing-fire-600w-1617912907.jpg</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77" w15:done="0"/>
  <w15:commentEx w15:paraId="00000378" w15:done="0"/>
  <w15:commentEx w15:paraId="00000379" w15:done="0"/>
  <w15:commentEx w15:paraId="0000037A" w15:done="0"/>
  <w15:commentEx w15:paraId="0000037B" w15:done="0"/>
  <w15:commentEx w15:paraId="0000037C" w15:done="0"/>
  <w15:commentEx w15:paraId="0000037D" w15:done="0"/>
  <w15:commentEx w15:paraId="0000037E" w15:done="0"/>
  <w15:commentEx w15:paraId="0000037F" w15:done="0"/>
  <w15:commentEx w15:paraId="00000380" w15:done="0"/>
  <w15:commentEx w15:paraId="00000381" w15:done="0"/>
  <w15:commentEx w15:paraId="00000382" w15:done="0"/>
  <w15:commentEx w15:paraId="00000383" w15:done="0"/>
  <w15:commentEx w15:paraId="00000384" w15:done="0"/>
  <w15:commentEx w15:paraId="00000385" w15:done="0"/>
  <w15:commentEx w15:paraId="00000386" w15:done="0"/>
  <w15:commentEx w15:paraId="00000387" w15:done="0"/>
  <w15:commentEx w15:paraId="00000388" w15:done="0"/>
  <w15:commentEx w15:paraId="00000389" w15:done="0"/>
  <w15:commentEx w15:paraId="0000038A" w15:done="0"/>
  <w15:commentEx w15:paraId="0000038B" w15:done="0"/>
  <w15:commentEx w15:paraId="0000038C" w15:done="0"/>
  <w15:commentEx w15:paraId="0000038D" w15:done="0"/>
  <w15:commentEx w15:paraId="0000038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imSun"/>
  <w:font w:name="Arial Unicode MS"/>
  <w:font w:name="Courier New"/>
  <w:font w:name="Noto Sans">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4">
    <w:pPr>
      <w:tabs>
        <w:tab w:val="center" w:pos="4419"/>
        <w:tab w:val="right" w:pos="8838"/>
      </w:tabs>
      <w:rPr>
        <w:i w:val="1"/>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-1062989</wp:posOffset>
          </wp:positionH>
          <wp:positionV relativeFrom="paragraph">
            <wp:posOffset>-276859</wp:posOffset>
          </wp:positionV>
          <wp:extent cx="10671819" cy="887683"/>
          <wp:effectExtent b="0" l="0" r="0" t="0"/>
          <wp:wrapNone/>
          <wp:docPr id="471"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10671819" cy="887683"/>
                  </a:xfrm>
                  <a:prstGeom prst="rect"/>
                  <a:ln/>
                </pic:spPr>
              </pic:pic>
            </a:graphicData>
          </a:graphic>
        </wp:anchor>
      </w:drawing>
    </w:r>
  </w:p>
  <w:p w:rsidR="00000000" w:rsidDel="00000000" w:rsidP="00000000" w:rsidRDefault="00000000" w:rsidRPr="00000000" w14:paraId="00000375">
    <w:pPr>
      <w:tabs>
        <w:tab w:val="center" w:pos="4419"/>
        <w:tab w:val="right" w:pos="8838"/>
      </w:tabs>
      <w:ind w:left="426" w:firstLine="0"/>
      <w:jc w:val="both"/>
      <w:rPr>
        <w:b w:val="1"/>
        <w:color w:val="7f7f7f"/>
      </w:rPr>
    </w:pPr>
    <w:r w:rsidDel="00000000" w:rsidR="00000000" w:rsidRPr="00000000">
      <w:rPr>
        <w:rtl w:val="0"/>
      </w:rPr>
    </w:r>
  </w:p>
  <w:p w:rsidR="00000000" w:rsidDel="00000000" w:rsidP="00000000" w:rsidRDefault="00000000" w:rsidRPr="00000000" w14:paraId="00000376">
    <w:pPr>
      <w:tabs>
        <w:tab w:val="center" w:pos="4419"/>
        <w:tab w:val="right" w:pos="8838"/>
      </w:tabs>
      <w:spacing w:line="240" w:lineRule="auto"/>
      <w:rPr>
        <w:i w:val="1"/>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2">
    <w:pPr>
      <w:tabs>
        <w:tab w:val="center" w:pos="4419"/>
        <w:tab w:val="right" w:pos="8838"/>
      </w:tabs>
      <w:spacing w:line="24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-1079499</wp:posOffset>
          </wp:positionH>
          <wp:positionV relativeFrom="paragraph">
            <wp:posOffset>-284479</wp:posOffset>
          </wp:positionV>
          <wp:extent cx="10679430" cy="1009015"/>
          <wp:effectExtent b="0" l="0" r="0" t="0"/>
          <wp:wrapSquare wrapText="bothSides" distB="0" distT="0" distL="114300" distR="114300"/>
          <wp:docPr id="476" name="image16.png"/>
          <a:graphic>
            <a:graphicData uri="http://schemas.openxmlformats.org/drawingml/2006/picture">
              <pic:pic>
                <pic:nvPicPr>
                  <pic:cNvPr id="0" name="image16.png"/>
                  <pic:cNvPicPr preferRelativeResize="0"/>
                </pic:nvPicPr>
                <pic:blipFill>
                  <a:blip r:embed="rId2"/>
                  <a:srcRect b="0" l="0" r="0" t="0"/>
                  <a:stretch>
                    <a:fillRect/>
                  </a:stretch>
                </pic:blipFill>
                <pic:spPr>
                  <a:xfrm>
                    <a:off x="0" y="0"/>
                    <a:ext cx="10679430" cy="100901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7800340</wp:posOffset>
              </wp:positionH>
              <wp:positionV relativeFrom="paragraph">
                <wp:posOffset>-353059</wp:posOffset>
              </wp:positionV>
              <wp:extent cx="823595" cy="1164590"/>
              <wp:wrapNone/>
              <wp:docPr id="452" name=""/>
              <a:graphic>
                <a:graphicData uri="http://schemas.microsoft.com/office/word/2010/wordprocessingShape">
                  <wps:wsp>
                    <wps:cNvSpPr/>
                    <wps:spPr>
                      <a:xfrm>
                        <a:off x="0" y="0"/>
                        <a:ext cx="823595" cy="116459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C575E8" w:rsidDel="00000000" w:rsidP="00000000" w:rsidRDefault="00000000" w:rsidRPr="00000000" w14:paraId="43D58FC1" w14:textId="77777777">
                          <w:pPr>
                            <w:spacing w:line="240" w:lineRule="auto"/>
                            <w:ind w:hanging="2"/>
                          </w:pPr>
                          <w:r w:rsidDel="00000000" w:rsidR="00000000" w:rsidRPr="00000000">
                            <w:rPr>
                              <w:noProof w:val="1"/>
                            </w:rPr>
                            <w:drawing>
                              <wp:inline distB="0" distT="0" distL="0" distR="0">
                                <wp:extent cx="633095" cy="1108710"/>
                                <wp:effectExtent b="0" l="0" r="0" t="0"/>
                                <wp:docPr id="131" name="Imagen 131"/>
                                <wp:cNvGraphicFramePr>
                                  <a:graphicFrameLocks noChangeAspect="1"/>
                                </wp:cNvGraphicFramePr>
                                <a:graphic>
                                  <a:graphicData uri="http://schemas.openxmlformats.org/drawingml/2006/picture">
                                    <pic:pic>
                                      <pic:nvPicPr>
                                        <pic:cNvPr id="131" name="Imagen 131"/>
                                        <pic:cNvPicPr>
                                          <a:picLocks noChangeAspect="1" noChangeArrowheads="1"/>
                                        </pic:cNvPicPr>
                                      </pic:nvPicPr>
                                      <pic:blipFill>
                                        <a:blip r:embed="rId1"/>
                                        <a:srcRect/>
                                        <a:stretch>
                                          <a:fillRect/>
                                        </a:stretch>
                                      </pic:blipFill>
                                      <pic:spPr>
                                        <a:xfrm>
                                          <a:off x="0" y="0"/>
                                          <a:ext cx="633600" cy="1108800"/>
                                        </a:xfrm>
                                        <a:prstGeom prst="rect">
                                          <a:avLst/>
                                        </a:prstGeom>
                                        <a:noFill/>
                                        <a:ln>
                                          <a:noFill/>
                                        </a:ln>
                                      </pic:spPr>
                                    </pic:pic>
                                  </a:graphicData>
                                </a:graphic>
                              </wp:inline>
                            </w:drawing>
                          </w:r>
                        </w:p>
                      </w:txbxContent>
                    </wps:txbx>
                    <wps:bodyPr anchorCtr="0" anchor="ctr" bIns="91425" lIns="91425" spcFirstLastPara="1" rIns="91425" wrap="none" tIns="91425">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7800340</wp:posOffset>
              </wp:positionH>
              <wp:positionV relativeFrom="paragraph">
                <wp:posOffset>-353059</wp:posOffset>
              </wp:positionV>
              <wp:extent cx="823595" cy="1164590"/>
              <wp:effectExtent b="0" l="0" r="0" t="0"/>
              <wp:wrapNone/>
              <wp:docPr id="452" name="image32.png"/>
              <a:graphic>
                <a:graphicData uri="http://schemas.openxmlformats.org/drawingml/2006/picture">
                  <pic:pic>
                    <pic:nvPicPr>
                      <pic:cNvPr id="0" name="image32.png"/>
                      <pic:cNvPicPr preferRelativeResize="0"/>
                    </pic:nvPicPr>
                    <pic:blipFill>
                      <a:blip r:embed="rId3"/>
                      <a:srcRect b="0" l="0" r="0" t="0"/>
                      <a:stretch>
                        <a:fillRect/>
                      </a:stretch>
                    </pic:blipFill>
                    <pic:spPr>
                      <a:xfrm>
                        <a:off x="0" y="0"/>
                        <a:ext cx="823595" cy="1164590"/>
                      </a:xfrm>
                      <a:prstGeom prst="rect"/>
                      <a:ln/>
                    </pic:spPr>
                  </pic:pic>
                </a:graphicData>
              </a:graphic>
            </wp:anchor>
          </w:drawing>
        </mc:Fallback>
      </mc:AlternateContent>
    </w:r>
  </w:p>
  <w:p w:rsidR="00000000" w:rsidDel="00000000" w:rsidP="00000000" w:rsidRDefault="00000000" w:rsidRPr="00000000" w14:paraId="00000373">
    <w:pP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5">
    <w:lvl w:ilvl="0">
      <w:start w:val="3"/>
      <w:numFmt w:val="decimal"/>
      <w:lvlText w:val="%1."/>
      <w:lvlJc w:val="left"/>
      <w:pPr>
        <w:ind w:left="720" w:hanging="360"/>
      </w:pPr>
      <w:rPr/>
    </w:lvl>
    <w:lvl w:ilvl="1">
      <w:start w:val="1"/>
      <w:numFmt w:val="decimal"/>
      <w:lvlText w:val="%1.%2"/>
      <w:lvlJc w:val="left"/>
      <w:pPr>
        <w:ind w:left="720" w:hanging="360"/>
      </w:pPr>
      <w:rPr>
        <w:b w:val="0"/>
      </w:rPr>
    </w:lvl>
    <w:lvl w:ilvl="2">
      <w:start w:val="1"/>
      <w:numFmt w:val="decimal"/>
      <w:lvlText w:val="%1.%2.%3"/>
      <w:lvlJc w:val="left"/>
      <w:pPr>
        <w:ind w:left="1080" w:hanging="720"/>
      </w:pPr>
      <w:rPr>
        <w:b w:val="0"/>
      </w:rPr>
    </w:lvl>
    <w:lvl w:ilvl="3">
      <w:start w:val="1"/>
      <w:numFmt w:val="decimal"/>
      <w:lvlText w:val="%1.%2.%3.%4"/>
      <w:lvlJc w:val="left"/>
      <w:pPr>
        <w:ind w:left="1080" w:hanging="720"/>
      </w:pPr>
      <w:rPr>
        <w:b w:val="0"/>
      </w:rPr>
    </w:lvl>
    <w:lvl w:ilvl="4">
      <w:start w:val="1"/>
      <w:numFmt w:val="decimal"/>
      <w:lvlText w:val="%1.%2.%3.%4.%5"/>
      <w:lvlJc w:val="left"/>
      <w:pPr>
        <w:ind w:left="1440" w:hanging="1080"/>
      </w:pPr>
      <w:rPr>
        <w:b w:val="0"/>
      </w:rPr>
    </w:lvl>
    <w:lvl w:ilvl="5">
      <w:start w:val="1"/>
      <w:numFmt w:val="decimal"/>
      <w:lvlText w:val="%1.%2.%3.%4.%5.%6"/>
      <w:lvlJc w:val="left"/>
      <w:pPr>
        <w:ind w:left="1440" w:hanging="1080"/>
      </w:pPr>
      <w:rPr>
        <w:b w:val="0"/>
      </w:rPr>
    </w:lvl>
    <w:lvl w:ilvl="6">
      <w:start w:val="1"/>
      <w:numFmt w:val="decimal"/>
      <w:lvlText w:val="%1.%2.%3.%4.%5.%6.%7"/>
      <w:lvlJc w:val="left"/>
      <w:pPr>
        <w:ind w:left="1800" w:hanging="1440"/>
      </w:pPr>
      <w:rPr>
        <w:b w:val="0"/>
      </w:rPr>
    </w:lvl>
    <w:lvl w:ilvl="7">
      <w:start w:val="1"/>
      <w:numFmt w:val="decimal"/>
      <w:lvlText w:val="%1.%2.%3.%4.%5.%6.%7.%8"/>
      <w:lvlJc w:val="left"/>
      <w:pPr>
        <w:ind w:left="1800" w:hanging="1440"/>
      </w:pPr>
      <w:rPr>
        <w:b w:val="0"/>
      </w:rPr>
    </w:lvl>
    <w:lvl w:ilvl="8">
      <w:start w:val="1"/>
      <w:numFmt w:val="decimal"/>
      <w:lvlText w:val="%1.%2.%3.%4.%5.%6.%7.%8.%9"/>
      <w:lvlJc w:val="left"/>
      <w:pPr>
        <w:ind w:left="2160" w:hanging="1800"/>
      </w:pPr>
      <w:rPr>
        <w:b w:val="0"/>
      </w:rPr>
    </w:lvl>
  </w:abstractNum>
  <w:abstractNum w:abstractNumId="6">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7">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8">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1004" w:hanging="360"/>
      </w:pPr>
      <w:rPr/>
    </w:lvl>
    <w:lvl w:ilvl="1">
      <w:start w:val="1"/>
      <w:numFmt w:val="lowerLetter"/>
      <w:lvlText w:val="%2."/>
      <w:lvlJc w:val="left"/>
      <w:pPr>
        <w:ind w:left="1724" w:hanging="360"/>
      </w:pPr>
      <w:rPr/>
    </w:lvl>
    <w:lvl w:ilvl="2">
      <w:start w:val="1"/>
      <w:numFmt w:val="lowerRoman"/>
      <w:lvlText w:val="%3."/>
      <w:lvlJc w:val="right"/>
      <w:pPr>
        <w:ind w:left="2444" w:hanging="180"/>
      </w:pPr>
      <w:rPr/>
    </w:lvl>
    <w:lvl w:ilvl="3">
      <w:start w:val="1"/>
      <w:numFmt w:val="decimal"/>
      <w:lvlText w:val="%4."/>
      <w:lvlJc w:val="left"/>
      <w:pPr>
        <w:ind w:left="3164" w:hanging="360"/>
      </w:pPr>
      <w:rPr/>
    </w:lvl>
    <w:lvl w:ilvl="4">
      <w:start w:val="1"/>
      <w:numFmt w:val="lowerLetter"/>
      <w:lvlText w:val="%5."/>
      <w:lvlJc w:val="left"/>
      <w:pPr>
        <w:ind w:left="3884" w:hanging="360"/>
      </w:pPr>
      <w:rPr/>
    </w:lvl>
    <w:lvl w:ilvl="5">
      <w:start w:val="1"/>
      <w:numFmt w:val="lowerRoman"/>
      <w:lvlText w:val="%6."/>
      <w:lvlJc w:val="right"/>
      <w:pPr>
        <w:ind w:left="4604" w:hanging="180"/>
      </w:pPr>
      <w:rPr/>
    </w:lvl>
    <w:lvl w:ilvl="6">
      <w:start w:val="1"/>
      <w:numFmt w:val="decimal"/>
      <w:lvlText w:val="%7."/>
      <w:lvlJc w:val="left"/>
      <w:pPr>
        <w:ind w:left="5324" w:hanging="360"/>
      </w:pPr>
      <w:rPr/>
    </w:lvl>
    <w:lvl w:ilvl="7">
      <w:start w:val="1"/>
      <w:numFmt w:val="lowerLetter"/>
      <w:lvlText w:val="%8."/>
      <w:lvlJc w:val="left"/>
      <w:pPr>
        <w:ind w:left="6044" w:hanging="360"/>
      </w:pPr>
      <w:rPr/>
    </w:lvl>
    <w:lvl w:ilvl="8">
      <w:start w:val="1"/>
      <w:numFmt w:val="lowerRoman"/>
      <w:lvlText w:val="%9."/>
      <w:lvlJc w:val="right"/>
      <w:pPr>
        <w:ind w:left="6764" w:hanging="180"/>
      </w:pPr>
      <w:rPr/>
    </w:lvl>
  </w:abstractNum>
  <w:abstractNum w:abstractNumId="11">
    <w:lvl w:ilvl="0">
      <w:start w:val="1"/>
      <w:numFmt w:val="decimal"/>
      <w:lvlText w:val="%1."/>
      <w:lvlJc w:val="left"/>
      <w:pPr>
        <w:ind w:left="644" w:hanging="357"/>
      </w:pPr>
      <w:rPr/>
    </w:lvl>
    <w:lvl w:ilvl="1">
      <w:start w:val="1"/>
      <w:numFmt w:val="decimal"/>
      <w:lvlText w:val="%1.%2."/>
      <w:lvlJc w:val="left"/>
      <w:pPr>
        <w:ind w:left="1440" w:hanging="72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3960" w:hanging="1440"/>
      </w:pPr>
      <w:rPr/>
    </w:lvl>
    <w:lvl w:ilvl="7">
      <w:start w:val="1"/>
      <w:numFmt w:val="decimal"/>
      <w:lvlText w:val="%1.%2.%3.%4.%5.%6.%7.%8."/>
      <w:lvlJc w:val="left"/>
      <w:pPr>
        <w:ind w:left="4680" w:hanging="1800"/>
      </w:pPr>
      <w:rPr/>
    </w:lvl>
    <w:lvl w:ilvl="8">
      <w:start w:val="1"/>
      <w:numFmt w:val="decimal"/>
      <w:lvlText w:val="%1.%2.%3.%4.%5.%6.%7.%8.%9."/>
      <w:lvlJc w:val="left"/>
      <w:pPr>
        <w:ind w:left="504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pPr>
      <w:spacing w:line="276" w:lineRule="auto"/>
    </w:pPr>
    <w:rPr>
      <w:rFonts w:ascii="Arial" w:cs="Arial" w:eastAsia="Arial" w:hAnsi="Arial"/>
      <w:sz w:val="22"/>
      <w:szCs w:val="22"/>
      <w:lang w:val="es"/>
    </w:rPr>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extodeglobo">
    <w:name w:val="Balloon Text"/>
    <w:basedOn w:val="Normal"/>
    <w:link w:val="TextodegloboCar"/>
    <w:uiPriority w:val="99"/>
    <w:semiHidden w:val="1"/>
    <w:unhideWhenUsed w:val="1"/>
    <w:pPr>
      <w:spacing w:line="240" w:lineRule="auto"/>
    </w:pPr>
    <w:rPr>
      <w:rFonts w:ascii="Segoe UI" w:cs="Segoe UI" w:hAnsi="Segoe UI"/>
      <w:sz w:val="18"/>
      <w:szCs w:val="18"/>
    </w:rPr>
  </w:style>
  <w:style w:type="character" w:styleId="Refdecomentario">
    <w:name w:val="annotation reference"/>
    <w:basedOn w:val="Fuentedeprrafopredeter"/>
    <w:uiPriority w:val="99"/>
    <w:semiHidden w:val="1"/>
    <w:unhideWhenUsed w:val="1"/>
    <w:rPr>
      <w:sz w:val="16"/>
      <w:szCs w:val="16"/>
    </w:rPr>
  </w:style>
  <w:style w:type="paragraph" w:styleId="Textocomentario">
    <w:name w:val="annotation text"/>
    <w:basedOn w:val="Normal"/>
    <w:link w:val="TextocomentarioCar"/>
    <w:uiPriority w:val="99"/>
    <w:unhideWhenUsed w:val="1"/>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val="1"/>
    <w:unhideWhenUsed w:val="1"/>
    <w:rPr>
      <w:b w:val="1"/>
      <w:bCs w:val="1"/>
    </w:rPr>
  </w:style>
  <w:style w:type="paragraph" w:styleId="Piedepgina">
    <w:name w:val="footer"/>
    <w:basedOn w:val="Normal"/>
    <w:link w:val="PiedepginaCar"/>
    <w:uiPriority w:val="99"/>
    <w:unhideWhenUsed w:val="1"/>
    <w:pPr>
      <w:tabs>
        <w:tab w:val="center" w:pos="4419"/>
        <w:tab w:val="right" w:pos="8838"/>
      </w:tabs>
      <w:spacing w:line="240" w:lineRule="auto"/>
    </w:pPr>
  </w:style>
  <w:style w:type="paragraph" w:styleId="Encabezado">
    <w:name w:val="header"/>
    <w:basedOn w:val="Normal"/>
    <w:link w:val="EncabezadoCar"/>
    <w:uiPriority w:val="99"/>
    <w:unhideWhenUsed w:val="1"/>
    <w:pPr>
      <w:tabs>
        <w:tab w:val="center" w:pos="4419"/>
        <w:tab w:val="right" w:pos="8838"/>
      </w:tabs>
      <w:spacing w:line="240" w:lineRule="auto"/>
    </w:pPr>
  </w:style>
  <w:style w:type="character" w:styleId="Hipervnculo">
    <w:name w:val="Hyperlink"/>
    <w:basedOn w:val="Fuentedeprrafopredeter"/>
    <w:uiPriority w:val="99"/>
    <w:unhideWhenUsed w:val="1"/>
    <w:rPr>
      <w:color w:val="0000ff" w:themeColor="hyperlink"/>
      <w:u w:val="single"/>
    </w:rPr>
  </w:style>
  <w:style w:type="paragraph" w:styleId="NormalWeb">
    <w:name w:val="Normal (Web)"/>
    <w:basedOn w:val="Normal"/>
    <w:uiPriority w:val="99"/>
    <w:unhideWhenUsed w:val="1"/>
    <w:pPr>
      <w:spacing w:after="100" w:afterAutospacing="1" w:before="100" w:beforeAutospacing="1" w:line="240" w:lineRule="auto"/>
    </w:pPr>
    <w:rPr>
      <w:rFonts w:ascii="Times New Roman" w:cs="Times New Roman" w:eastAsia="Times New Roman" w:hAnsi="Times New Roman"/>
      <w:sz w:val="24"/>
      <w:szCs w:val="24"/>
      <w:lang w:val="es-CO"/>
    </w:rPr>
  </w:style>
  <w:style w:type="paragraph" w:styleId="Subttulo">
    <w:name w:val="Subtitle"/>
    <w:basedOn w:val="Normal"/>
    <w:next w:val="Normal"/>
    <w:pPr>
      <w:keepNext w:val="1"/>
      <w:keepLines w:val="1"/>
      <w:spacing w:after="320"/>
    </w:pPr>
    <w:rPr>
      <w:color w:val="666666"/>
      <w:sz w:val="30"/>
      <w:szCs w:val="30"/>
    </w:rPr>
  </w:style>
  <w:style w:type="table" w:styleId="Tablaconcuadrcula">
    <w:name w:val="Table Grid"/>
    <w:basedOn w:val="Tabla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tulo">
    <w:name w:val="Title"/>
    <w:basedOn w:val="Normal"/>
    <w:next w:val="Normal"/>
    <w:uiPriority w:val="10"/>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table" w:styleId="TableNormal2" w:customStyle="1">
    <w:name w:val="Table Normal2"/>
    <w:tblPr>
      <w:tblCellMar>
        <w:top w:w="0.0" w:type="dxa"/>
        <w:left w:w="0.0" w:type="dxa"/>
        <w:bottom w:w="0.0" w:type="dxa"/>
        <w:right w:w="0.0" w:type="dxa"/>
      </w:tblCellMar>
    </w:tblPr>
  </w:style>
  <w:style w:type="table" w:styleId="TableNormal3" w:customStyle="1">
    <w:name w:val="Table Normal3"/>
    <w:tblPr>
      <w:tblCellMar>
        <w:top w:w="0.0" w:type="dxa"/>
        <w:left w:w="0.0" w:type="dxa"/>
        <w:bottom w:w="0.0" w:type="dxa"/>
        <w:right w:w="0.0" w:type="dxa"/>
      </w:tblCellMar>
    </w:tblPr>
  </w:style>
  <w:style w:type="table" w:styleId="TableNormal4" w:customStyle="1">
    <w:name w:val="Table Normal4"/>
    <w:tblPr>
      <w:tblCellMar>
        <w:top w:w="0.0" w:type="dxa"/>
        <w:left w:w="0.0" w:type="dxa"/>
        <w:bottom w:w="0.0" w:type="dxa"/>
        <w:right w:w="0.0" w:type="dxa"/>
      </w:tblCellMar>
    </w:tblPr>
  </w:style>
  <w:style w:type="table" w:styleId="TableNormal5" w:customStyle="1">
    <w:name w:val="Table Normal5"/>
    <w:tblPr>
      <w:tblCellMar>
        <w:top w:w="0.0" w:type="dxa"/>
        <w:left w:w="0.0" w:type="dxa"/>
        <w:bottom w:w="0.0" w:type="dxa"/>
        <w:right w:w="0.0" w:type="dxa"/>
      </w:tblCellMar>
    </w:tblPr>
  </w:style>
  <w:style w:type="table" w:styleId="TableNormal6" w:customStyle="1">
    <w:name w:val="Table Normal6"/>
    <w:tblPr>
      <w:tblCellMar>
        <w:top w:w="0.0" w:type="dxa"/>
        <w:left w:w="0.0" w:type="dxa"/>
        <w:bottom w:w="0.0" w:type="dxa"/>
        <w:right w:w="0.0" w:type="dxa"/>
      </w:tblCellMar>
    </w:tblPr>
  </w:style>
  <w:style w:type="table" w:styleId="TableNormal7" w:customStyle="1">
    <w:name w:val="Table Normal7"/>
    <w:tblPr>
      <w:tblCellMar>
        <w:top w:w="0.0" w:type="dxa"/>
        <w:left w:w="0.0" w:type="dxa"/>
        <w:bottom w:w="0.0" w:type="dxa"/>
        <w:right w:w="0.0" w:type="dxa"/>
      </w:tblCellMar>
    </w:tblPr>
  </w:style>
  <w:style w:type="table" w:styleId="Style26" w:customStyle="1">
    <w:name w:val="_Style 26"/>
    <w:basedOn w:val="TableNormal7"/>
    <w:tblPr>
      <w:tblCellMar>
        <w:top w:w="100.0" w:type="dxa"/>
        <w:left w:w="100.0" w:type="dxa"/>
        <w:bottom w:w="100.0" w:type="dxa"/>
        <w:right w:w="100.0" w:type="dxa"/>
      </w:tblCellMar>
    </w:tblPr>
  </w:style>
  <w:style w:type="table" w:styleId="Style27" w:customStyle="1">
    <w:name w:val="_Style 27"/>
    <w:basedOn w:val="TableNormal7"/>
    <w:tblPr>
      <w:tblCellMar>
        <w:top w:w="100.0" w:type="dxa"/>
        <w:left w:w="100.0" w:type="dxa"/>
        <w:bottom w:w="100.0" w:type="dxa"/>
        <w:right w:w="100.0" w:type="dxa"/>
      </w:tblCellMar>
    </w:tblPr>
  </w:style>
  <w:style w:type="table" w:styleId="Style28" w:customStyle="1">
    <w:name w:val="_Style 28"/>
    <w:basedOn w:val="TableNormal7"/>
    <w:tblPr>
      <w:tblCellMar>
        <w:top w:w="100.0" w:type="dxa"/>
        <w:left w:w="100.0" w:type="dxa"/>
        <w:bottom w:w="100.0" w:type="dxa"/>
        <w:right w:w="100.0" w:type="dxa"/>
      </w:tblCellMar>
    </w:tblPr>
  </w:style>
  <w:style w:type="table" w:styleId="Style29" w:customStyle="1">
    <w:name w:val="_Style 29"/>
    <w:basedOn w:val="TableNormal7"/>
    <w:tblPr>
      <w:tblCellMar>
        <w:top w:w="100.0" w:type="dxa"/>
        <w:left w:w="100.0" w:type="dxa"/>
        <w:bottom w:w="100.0" w:type="dxa"/>
        <w:right w:w="100.0" w:type="dxa"/>
      </w:tblCellMar>
    </w:tblPr>
  </w:style>
  <w:style w:type="table" w:styleId="Style30" w:customStyle="1">
    <w:name w:val="_Style 30"/>
    <w:basedOn w:val="TableNormal7"/>
    <w:tblPr>
      <w:tblCellMar>
        <w:top w:w="100.0" w:type="dxa"/>
        <w:left w:w="100.0" w:type="dxa"/>
        <w:bottom w:w="100.0" w:type="dxa"/>
        <w:right w:w="100.0" w:type="dxa"/>
      </w:tblCellMar>
    </w:tblPr>
  </w:style>
  <w:style w:type="table" w:styleId="Style31" w:customStyle="1">
    <w:name w:val="_Style 31"/>
    <w:basedOn w:val="TableNormal7"/>
    <w:tblPr>
      <w:tblCellMar>
        <w:top w:w="100.0" w:type="dxa"/>
        <w:left w:w="100.0" w:type="dxa"/>
        <w:bottom w:w="100.0" w:type="dxa"/>
        <w:right w:w="100.0" w:type="dxa"/>
      </w:tblCellMar>
    </w:tblPr>
  </w:style>
  <w:style w:type="table" w:styleId="Style32" w:customStyle="1">
    <w:name w:val="_Style 32"/>
    <w:basedOn w:val="TableNormal7"/>
    <w:tblPr>
      <w:tblCellMar>
        <w:top w:w="100.0" w:type="dxa"/>
        <w:left w:w="100.0" w:type="dxa"/>
        <w:bottom w:w="100.0" w:type="dxa"/>
        <w:right w:w="100.0" w:type="dxa"/>
      </w:tblCellMar>
    </w:tblPr>
  </w:style>
  <w:style w:type="table" w:styleId="Style33" w:customStyle="1">
    <w:name w:val="_Style 33"/>
    <w:basedOn w:val="TableNormal7"/>
    <w:tblPr>
      <w:tblCellMar>
        <w:top w:w="100.0" w:type="dxa"/>
        <w:left w:w="100.0" w:type="dxa"/>
        <w:bottom w:w="100.0" w:type="dxa"/>
        <w:right w:w="100.0" w:type="dxa"/>
      </w:tblCellMar>
    </w:tblPr>
  </w:style>
  <w:style w:type="table" w:styleId="Style34" w:customStyle="1">
    <w:name w:val="_Style 34"/>
    <w:basedOn w:val="TableNormal7"/>
    <w:tblPr>
      <w:tblCellMar>
        <w:top w:w="100.0" w:type="dxa"/>
        <w:left w:w="100.0" w:type="dxa"/>
        <w:bottom w:w="100.0" w:type="dxa"/>
        <w:right w:w="100.0" w:type="dxa"/>
      </w:tblCellMar>
    </w:tblPr>
  </w:style>
  <w:style w:type="table" w:styleId="Style35" w:customStyle="1">
    <w:name w:val="_Style 35"/>
    <w:basedOn w:val="TableNormal7"/>
    <w:tblPr>
      <w:tblCellMar>
        <w:top w:w="100.0" w:type="dxa"/>
        <w:left w:w="100.0" w:type="dxa"/>
        <w:bottom w:w="100.0" w:type="dxa"/>
        <w:right w:w="100.0" w:type="dxa"/>
      </w:tblCellMar>
    </w:tblPr>
  </w:style>
  <w:style w:type="table" w:styleId="Style36" w:customStyle="1">
    <w:name w:val="_Style 36"/>
    <w:basedOn w:val="TableNormal7"/>
    <w:tblPr>
      <w:tblCellMar>
        <w:top w:w="100.0" w:type="dxa"/>
        <w:left w:w="100.0" w:type="dxa"/>
        <w:bottom w:w="100.0" w:type="dxa"/>
        <w:right w:w="100.0" w:type="dxa"/>
      </w:tblCellMar>
    </w:tblPr>
  </w:style>
  <w:style w:type="table" w:styleId="Style37" w:customStyle="1">
    <w:name w:val="_Style 37"/>
    <w:basedOn w:val="TableNormal7"/>
    <w:tblPr>
      <w:tblCellMar>
        <w:top w:w="100.0" w:type="dxa"/>
        <w:left w:w="100.0" w:type="dxa"/>
        <w:bottom w:w="100.0" w:type="dxa"/>
        <w:right w:w="100.0" w:type="dxa"/>
      </w:tblCellMar>
    </w:tblPr>
  </w:style>
  <w:style w:type="table" w:styleId="Style38" w:customStyle="1">
    <w:name w:val="_Style 38"/>
    <w:basedOn w:val="TableNormal7"/>
    <w:tblPr>
      <w:tblCellMar>
        <w:top w:w="100.0" w:type="dxa"/>
        <w:left w:w="100.0" w:type="dxa"/>
        <w:bottom w:w="100.0" w:type="dxa"/>
        <w:right w:w="100.0" w:type="dxa"/>
      </w:tblCellMar>
    </w:tblPr>
  </w:style>
  <w:style w:type="table" w:styleId="Style39" w:customStyle="1">
    <w:name w:val="_Style 39"/>
    <w:basedOn w:val="TableNormal7"/>
    <w:tblPr>
      <w:tblCellMar>
        <w:top w:w="100.0" w:type="dxa"/>
        <w:left w:w="100.0" w:type="dxa"/>
        <w:bottom w:w="100.0" w:type="dxa"/>
        <w:right w:w="100.0" w:type="dxa"/>
      </w:tblCellMar>
    </w:tblPr>
  </w:style>
  <w:style w:type="table" w:styleId="Style40" w:customStyle="1">
    <w:name w:val="_Style 40"/>
    <w:basedOn w:val="TableNormal7"/>
    <w:tblPr>
      <w:tblCellMar>
        <w:top w:w="100.0" w:type="dxa"/>
        <w:left w:w="100.0" w:type="dxa"/>
        <w:bottom w:w="100.0" w:type="dxa"/>
        <w:right w:w="100.0" w:type="dxa"/>
      </w:tblCellMar>
    </w:tblPr>
  </w:style>
  <w:style w:type="table" w:styleId="Style41" w:customStyle="1">
    <w:name w:val="_Style 41"/>
    <w:basedOn w:val="TableNormal7"/>
    <w:tblPr>
      <w:tblCellMar>
        <w:top w:w="100.0" w:type="dxa"/>
        <w:left w:w="100.0" w:type="dxa"/>
        <w:bottom w:w="100.0" w:type="dxa"/>
        <w:right w:w="100.0" w:type="dxa"/>
      </w:tblCellMar>
    </w:tblPr>
  </w:style>
  <w:style w:type="table" w:styleId="Style42" w:customStyle="1">
    <w:name w:val="_Style 42"/>
    <w:basedOn w:val="TableNormal7"/>
    <w:tblPr>
      <w:tblCellMar>
        <w:top w:w="100.0" w:type="dxa"/>
        <w:left w:w="100.0" w:type="dxa"/>
        <w:bottom w:w="100.0" w:type="dxa"/>
        <w:right w:w="100.0" w:type="dxa"/>
      </w:tblCellMar>
    </w:tblPr>
  </w:style>
  <w:style w:type="table" w:styleId="Style43" w:customStyle="1">
    <w:name w:val="_Style 43"/>
    <w:basedOn w:val="TableNormal7"/>
    <w:tblPr>
      <w:tblCellMar>
        <w:top w:w="100.0" w:type="dxa"/>
        <w:left w:w="100.0" w:type="dxa"/>
        <w:bottom w:w="100.0" w:type="dxa"/>
        <w:right w:w="100.0" w:type="dxa"/>
      </w:tblCellMar>
    </w:tblPr>
  </w:style>
  <w:style w:type="table" w:styleId="Style44" w:customStyle="1">
    <w:name w:val="_Style 44"/>
    <w:basedOn w:val="TableNormal7"/>
    <w:tblPr>
      <w:tblCellMar>
        <w:top w:w="100.0" w:type="dxa"/>
        <w:left w:w="100.0" w:type="dxa"/>
        <w:bottom w:w="100.0" w:type="dxa"/>
        <w:right w:w="100.0" w:type="dxa"/>
      </w:tblCellMar>
    </w:tblPr>
  </w:style>
  <w:style w:type="table" w:styleId="Style45" w:customStyle="1">
    <w:name w:val="_Style 45"/>
    <w:basedOn w:val="TableNormal7"/>
    <w:tblPr>
      <w:tblCellMar>
        <w:top w:w="100.0" w:type="dxa"/>
        <w:left w:w="100.0" w:type="dxa"/>
        <w:bottom w:w="100.0" w:type="dxa"/>
        <w:right w:w="100.0" w:type="dxa"/>
      </w:tblCellMar>
    </w:tblPr>
  </w:style>
  <w:style w:type="table" w:styleId="Style46" w:customStyle="1">
    <w:name w:val="_Style 46"/>
    <w:basedOn w:val="TableNormal7"/>
    <w:tblPr>
      <w:tblCellMar>
        <w:top w:w="100.0" w:type="dxa"/>
        <w:left w:w="100.0" w:type="dxa"/>
        <w:bottom w:w="100.0" w:type="dxa"/>
        <w:right w:w="100.0" w:type="dxa"/>
      </w:tblCellMar>
    </w:tblPr>
  </w:style>
  <w:style w:type="table" w:styleId="Style47" w:customStyle="1">
    <w:name w:val="_Style 47"/>
    <w:basedOn w:val="TableNormal7"/>
    <w:tblPr>
      <w:tblCellMar>
        <w:top w:w="100.0" w:type="dxa"/>
        <w:left w:w="100.0" w:type="dxa"/>
        <w:bottom w:w="100.0" w:type="dxa"/>
        <w:right w:w="100.0" w:type="dxa"/>
      </w:tblCellMar>
    </w:tblPr>
  </w:style>
  <w:style w:type="table" w:styleId="Style48" w:customStyle="1">
    <w:name w:val="_Style 48"/>
    <w:basedOn w:val="TableNormal7"/>
    <w:tblPr>
      <w:tblCellMar>
        <w:top w:w="100.0" w:type="dxa"/>
        <w:left w:w="100.0" w:type="dxa"/>
        <w:bottom w:w="100.0" w:type="dxa"/>
        <w:right w:w="100.0" w:type="dxa"/>
      </w:tblCellMar>
    </w:tblPr>
  </w:style>
  <w:style w:type="table" w:styleId="Style49" w:customStyle="1">
    <w:name w:val="_Style 49"/>
    <w:basedOn w:val="TableNormal7"/>
    <w:tblPr>
      <w:tblCellMar>
        <w:top w:w="100.0" w:type="dxa"/>
        <w:left w:w="100.0" w:type="dxa"/>
        <w:bottom w:w="100.0" w:type="dxa"/>
        <w:right w:w="100.0" w:type="dxa"/>
      </w:tblCellMar>
    </w:tblPr>
  </w:style>
  <w:style w:type="table" w:styleId="Style50" w:customStyle="1">
    <w:name w:val="_Style 50"/>
    <w:basedOn w:val="TableNormal7"/>
    <w:tblPr>
      <w:tblCellMar>
        <w:top w:w="100.0" w:type="dxa"/>
        <w:left w:w="100.0" w:type="dxa"/>
        <w:bottom w:w="100.0" w:type="dxa"/>
        <w:right w:w="100.0" w:type="dxa"/>
      </w:tblCellMar>
    </w:tblPr>
  </w:style>
  <w:style w:type="table" w:styleId="Style51" w:customStyle="1">
    <w:name w:val="_Style 51"/>
    <w:basedOn w:val="TableNormal7"/>
    <w:tblPr>
      <w:tblCellMar>
        <w:top w:w="100.0" w:type="dxa"/>
        <w:left w:w="100.0" w:type="dxa"/>
        <w:bottom w:w="100.0" w:type="dxa"/>
        <w:right w:w="100.0" w:type="dxa"/>
      </w:tblCellMar>
    </w:tblPr>
  </w:style>
  <w:style w:type="table" w:styleId="Style52" w:customStyle="1">
    <w:name w:val="_Style 52"/>
    <w:basedOn w:val="TableNormal7"/>
    <w:tblPr>
      <w:tblCellMar>
        <w:top w:w="100.0" w:type="dxa"/>
        <w:left w:w="100.0" w:type="dxa"/>
        <w:bottom w:w="100.0" w:type="dxa"/>
        <w:right w:w="100.0" w:type="dxa"/>
      </w:tblCellMar>
    </w:tblPr>
  </w:style>
  <w:style w:type="table" w:styleId="Style53" w:customStyle="1">
    <w:name w:val="_Style 53"/>
    <w:basedOn w:val="TableNormal7"/>
    <w:tblPr>
      <w:tblCellMar>
        <w:top w:w="100.0" w:type="dxa"/>
        <w:left w:w="100.0" w:type="dxa"/>
        <w:bottom w:w="100.0" w:type="dxa"/>
        <w:right w:w="100.0" w:type="dxa"/>
      </w:tblCellMar>
    </w:tblPr>
  </w:style>
  <w:style w:type="table" w:styleId="Style54" w:customStyle="1">
    <w:name w:val="_Style 54"/>
    <w:basedOn w:val="TableNormal7"/>
    <w:tblPr>
      <w:tblCellMar>
        <w:top w:w="100.0" w:type="dxa"/>
        <w:left w:w="100.0" w:type="dxa"/>
        <w:bottom w:w="100.0" w:type="dxa"/>
        <w:right w:w="100.0" w:type="dxa"/>
      </w:tblCellMar>
    </w:tblPr>
  </w:style>
  <w:style w:type="table" w:styleId="Style55" w:customStyle="1">
    <w:name w:val="_Style 55"/>
    <w:basedOn w:val="TableNormal7"/>
    <w:tblPr>
      <w:tblCellMar>
        <w:top w:w="100.0" w:type="dxa"/>
        <w:left w:w="100.0" w:type="dxa"/>
        <w:bottom w:w="100.0" w:type="dxa"/>
        <w:right w:w="100.0" w:type="dxa"/>
      </w:tblCellMar>
    </w:tblPr>
  </w:style>
  <w:style w:type="table" w:styleId="Style56" w:customStyle="1">
    <w:name w:val="_Style 56"/>
    <w:basedOn w:val="TableNormal7"/>
    <w:tblPr>
      <w:tblCellMar>
        <w:top w:w="100.0" w:type="dxa"/>
        <w:left w:w="100.0" w:type="dxa"/>
        <w:bottom w:w="100.0" w:type="dxa"/>
        <w:right w:w="100.0" w:type="dxa"/>
      </w:tblCellMar>
    </w:tblPr>
  </w:style>
  <w:style w:type="table" w:styleId="Style57" w:customStyle="1">
    <w:name w:val="_Style 57"/>
    <w:basedOn w:val="TableNormal7"/>
    <w:tblPr>
      <w:tblCellMar>
        <w:top w:w="100.0" w:type="dxa"/>
        <w:left w:w="100.0" w:type="dxa"/>
        <w:bottom w:w="100.0" w:type="dxa"/>
        <w:right w:w="100.0" w:type="dxa"/>
      </w:tblCellMar>
    </w:tblPr>
  </w:style>
  <w:style w:type="table" w:styleId="Style58" w:customStyle="1">
    <w:name w:val="_Style 58"/>
    <w:basedOn w:val="TableNormal7"/>
    <w:tblPr>
      <w:tblCellMar>
        <w:top w:w="100.0" w:type="dxa"/>
        <w:left w:w="100.0" w:type="dxa"/>
        <w:bottom w:w="100.0" w:type="dxa"/>
        <w:right w:w="100.0" w:type="dxa"/>
      </w:tblCellMar>
    </w:tblPr>
  </w:style>
  <w:style w:type="character" w:styleId="TextocomentarioCar" w:customStyle="1">
    <w:name w:val="Texto comentario Car"/>
    <w:basedOn w:val="Fuentedeprrafopredeter"/>
    <w:link w:val="Textocomentario"/>
    <w:uiPriority w:val="99"/>
    <w:rPr>
      <w:sz w:val="20"/>
      <w:szCs w:val="20"/>
    </w:rPr>
  </w:style>
  <w:style w:type="character" w:styleId="EncabezadoCar" w:customStyle="1">
    <w:name w:val="Encabezado Car"/>
    <w:basedOn w:val="Fuentedeprrafopredeter"/>
    <w:link w:val="Encabezado"/>
    <w:uiPriority w:val="99"/>
  </w:style>
  <w:style w:type="character" w:styleId="PiedepginaCar" w:customStyle="1">
    <w:name w:val="Pie de página Car"/>
    <w:basedOn w:val="Fuentedeprrafopredeter"/>
    <w:link w:val="Piedepgina"/>
    <w:uiPriority w:val="99"/>
  </w:style>
  <w:style w:type="character" w:styleId="TextodegloboCar" w:customStyle="1">
    <w:name w:val="Texto de globo Car"/>
    <w:basedOn w:val="Fuentedeprrafopredeter"/>
    <w:link w:val="Textodeglobo"/>
    <w:uiPriority w:val="99"/>
    <w:semiHidden w:val="1"/>
    <w:rPr>
      <w:rFonts w:ascii="Segoe UI" w:cs="Segoe UI" w:hAnsi="Segoe UI"/>
      <w:sz w:val="18"/>
      <w:szCs w:val="18"/>
    </w:rPr>
  </w:style>
  <w:style w:type="character" w:styleId="AsuntodelcomentarioCar" w:customStyle="1">
    <w:name w:val="Asunto del comentario Car"/>
    <w:basedOn w:val="TextocomentarioCar"/>
    <w:link w:val="Asuntodelcomentario"/>
    <w:uiPriority w:val="99"/>
    <w:semiHidden w:val="1"/>
    <w:rPr>
      <w:b w:val="1"/>
      <w:bCs w:val="1"/>
      <w:sz w:val="20"/>
      <w:szCs w:val="20"/>
    </w:rPr>
  </w:style>
  <w:style w:type="paragraph" w:styleId="Prrafodelista">
    <w:name w:val="List Paragraph"/>
    <w:basedOn w:val="Normal"/>
    <w:uiPriority w:val="34"/>
    <w:qFormat w:val="1"/>
    <w:pPr>
      <w:ind w:left="720"/>
      <w:contextualSpacing w:val="1"/>
    </w:pPr>
  </w:style>
  <w:style w:type="paragraph" w:styleId="Sinespaciado">
    <w:name w:val="No Spacing"/>
    <w:uiPriority w:val="1"/>
    <w:qFormat w:val="1"/>
    <w:rPr>
      <w:rFonts w:ascii="Arial" w:cs="Arial" w:eastAsia="Arial" w:hAnsi="Arial"/>
      <w:sz w:val="22"/>
      <w:szCs w:val="22"/>
      <w:lang w:val="es"/>
    </w:rPr>
  </w:style>
  <w:style w:type="table" w:styleId="Style73" w:customStyle="1">
    <w:name w:val="_Style 73"/>
    <w:basedOn w:val="TableNormal7"/>
    <w:tblPr>
      <w:tblCellMar>
        <w:left w:w="115.0" w:type="dxa"/>
        <w:right w:w="115.0" w:type="dxa"/>
      </w:tblCellMar>
    </w:tblPr>
  </w:style>
  <w:style w:type="table" w:styleId="Style74" w:customStyle="1">
    <w:name w:val="_Style 74"/>
    <w:basedOn w:val="TableNormal7"/>
    <w:tblPr>
      <w:tblCellMar>
        <w:left w:w="115.0" w:type="dxa"/>
        <w:right w:w="115.0" w:type="dxa"/>
      </w:tblCellMar>
    </w:tblPr>
  </w:style>
  <w:style w:type="table" w:styleId="Style75" w:customStyle="1">
    <w:name w:val="_Style 75"/>
    <w:basedOn w:val="TableNormal7"/>
    <w:tblPr>
      <w:tblCellMar>
        <w:left w:w="115.0" w:type="dxa"/>
        <w:right w:w="115.0" w:type="dxa"/>
      </w:tblCellMar>
    </w:tblPr>
  </w:style>
  <w:style w:type="table" w:styleId="Style76" w:customStyle="1">
    <w:name w:val="_Style 76"/>
    <w:basedOn w:val="TableNormal7"/>
    <w:tblPr>
      <w:tblCellMar>
        <w:left w:w="115.0" w:type="dxa"/>
        <w:right w:w="115.0" w:type="dxa"/>
      </w:tblCellMar>
    </w:tblPr>
  </w:style>
  <w:style w:type="table" w:styleId="Style77" w:customStyle="1">
    <w:name w:val="_Style 77"/>
    <w:basedOn w:val="TableNormal7"/>
    <w:tblPr>
      <w:tblCellMar>
        <w:left w:w="108.0" w:type="dxa"/>
        <w:right w:w="108.0" w:type="dxa"/>
      </w:tblCellMar>
    </w:tblPr>
  </w:style>
  <w:style w:type="table" w:styleId="Style78" w:customStyle="1">
    <w:name w:val="_Style 78"/>
    <w:basedOn w:val="TableNormal7"/>
    <w:tblPr>
      <w:tblCellMar>
        <w:left w:w="108.0" w:type="dxa"/>
        <w:right w:w="108.0" w:type="dxa"/>
      </w:tblCellMar>
    </w:tblPr>
  </w:style>
  <w:style w:type="table" w:styleId="Style79" w:customStyle="1">
    <w:name w:val="_Style 79"/>
    <w:basedOn w:val="TableNormal7"/>
    <w:tblPr>
      <w:tblCellMar>
        <w:left w:w="108.0" w:type="dxa"/>
        <w:right w:w="108.0" w:type="dxa"/>
      </w:tblCellMar>
    </w:tblPr>
  </w:style>
  <w:style w:type="table" w:styleId="Style80" w:customStyle="1">
    <w:name w:val="_Style 80"/>
    <w:basedOn w:val="TableNormal7"/>
    <w:tblPr>
      <w:tblCellMar>
        <w:top w:w="100.0" w:type="dxa"/>
        <w:left w:w="100.0" w:type="dxa"/>
        <w:bottom w:w="100.0" w:type="dxa"/>
        <w:right w:w="100.0" w:type="dxa"/>
      </w:tblCellMar>
    </w:tblPr>
  </w:style>
  <w:style w:type="table" w:styleId="Style81" w:customStyle="1">
    <w:name w:val="_Style 81"/>
    <w:basedOn w:val="TableNormal7"/>
    <w:tblPr>
      <w:tblCellMar>
        <w:top w:w="100.0" w:type="dxa"/>
        <w:left w:w="100.0" w:type="dxa"/>
        <w:bottom w:w="100.0" w:type="dxa"/>
        <w:right w:w="100.0" w:type="dxa"/>
      </w:tblCellMar>
    </w:tblPr>
  </w:style>
  <w:style w:type="table" w:styleId="Style82" w:customStyle="1">
    <w:name w:val="_Style 82"/>
    <w:basedOn w:val="TableNormal7"/>
    <w:tblPr>
      <w:tblCellMar>
        <w:top w:w="100.0" w:type="dxa"/>
        <w:left w:w="100.0" w:type="dxa"/>
        <w:bottom w:w="100.0" w:type="dxa"/>
        <w:right w:w="100.0" w:type="dxa"/>
      </w:tblCellMar>
    </w:tblPr>
  </w:style>
  <w:style w:type="table" w:styleId="Style83" w:customStyle="1">
    <w:name w:val="_Style 83"/>
    <w:basedOn w:val="TableNormal7"/>
    <w:tblPr>
      <w:tblCellMar>
        <w:top w:w="100.0" w:type="dxa"/>
        <w:left w:w="100.0" w:type="dxa"/>
        <w:bottom w:w="100.0" w:type="dxa"/>
        <w:right w:w="100.0" w:type="dxa"/>
      </w:tblCellMar>
    </w:tblPr>
  </w:style>
  <w:style w:type="table" w:styleId="Style84" w:customStyle="1">
    <w:name w:val="_Style 84"/>
    <w:basedOn w:val="TableNormal7"/>
    <w:tblPr>
      <w:tblCellMar>
        <w:top w:w="100.0" w:type="dxa"/>
        <w:left w:w="100.0" w:type="dxa"/>
        <w:bottom w:w="100.0" w:type="dxa"/>
        <w:right w:w="100.0" w:type="dxa"/>
      </w:tblCellMar>
    </w:tblPr>
  </w:style>
  <w:style w:type="table" w:styleId="Style85" w:customStyle="1">
    <w:name w:val="_Style 85"/>
    <w:basedOn w:val="TableNormal7"/>
    <w:tblPr>
      <w:tblCellMar>
        <w:top w:w="100.0" w:type="dxa"/>
        <w:left w:w="100.0" w:type="dxa"/>
        <w:bottom w:w="100.0" w:type="dxa"/>
        <w:right w:w="100.0" w:type="dxa"/>
      </w:tblCellMar>
    </w:tblPr>
  </w:style>
  <w:style w:type="table" w:styleId="Style86" w:customStyle="1">
    <w:name w:val="_Style 86"/>
    <w:basedOn w:val="TableNormal7"/>
    <w:tblPr>
      <w:tblCellMar>
        <w:top w:w="100.0" w:type="dxa"/>
        <w:left w:w="100.0" w:type="dxa"/>
        <w:bottom w:w="100.0" w:type="dxa"/>
        <w:right w:w="100.0" w:type="dxa"/>
      </w:tblCellMar>
    </w:tblPr>
  </w:style>
  <w:style w:type="table" w:styleId="Style87" w:customStyle="1">
    <w:name w:val="_Style 87"/>
    <w:basedOn w:val="TableNormal7"/>
    <w:tblPr>
      <w:tblCellMar>
        <w:top w:w="100.0" w:type="dxa"/>
        <w:left w:w="100.0" w:type="dxa"/>
        <w:bottom w:w="100.0" w:type="dxa"/>
        <w:right w:w="100.0" w:type="dxa"/>
      </w:tblCellMar>
    </w:tblPr>
  </w:style>
  <w:style w:type="table" w:styleId="Style88" w:customStyle="1">
    <w:name w:val="_Style 88"/>
    <w:basedOn w:val="TableNormal7"/>
    <w:tblPr>
      <w:tblCellMar>
        <w:top w:w="100.0" w:type="dxa"/>
        <w:left w:w="100.0" w:type="dxa"/>
        <w:bottom w:w="100.0" w:type="dxa"/>
        <w:right w:w="100.0" w:type="dxa"/>
      </w:tblCellMar>
    </w:tblPr>
  </w:style>
  <w:style w:type="table" w:styleId="Style89" w:customStyle="1">
    <w:name w:val="_Style 89"/>
    <w:basedOn w:val="TableNormal7"/>
    <w:tblPr>
      <w:tblCellMar>
        <w:top w:w="100.0" w:type="dxa"/>
        <w:left w:w="100.0" w:type="dxa"/>
        <w:bottom w:w="100.0" w:type="dxa"/>
        <w:right w:w="100.0" w:type="dxa"/>
      </w:tblCellMar>
    </w:tblPr>
  </w:style>
  <w:style w:type="table" w:styleId="Style90" w:customStyle="1">
    <w:name w:val="_Style 90"/>
    <w:basedOn w:val="TableNormal7"/>
    <w:tblPr>
      <w:tblCellMar>
        <w:top w:w="100.0" w:type="dxa"/>
        <w:left w:w="100.0" w:type="dxa"/>
        <w:bottom w:w="100.0" w:type="dxa"/>
        <w:right w:w="100.0" w:type="dxa"/>
      </w:tblCellMar>
    </w:tblPr>
  </w:style>
  <w:style w:type="table" w:styleId="Style91" w:customStyle="1">
    <w:name w:val="_Style 91"/>
    <w:basedOn w:val="TableNormal7"/>
    <w:tblPr>
      <w:tblCellMar>
        <w:top w:w="100.0" w:type="dxa"/>
        <w:left w:w="100.0" w:type="dxa"/>
        <w:bottom w:w="100.0" w:type="dxa"/>
        <w:right w:w="100.0" w:type="dxa"/>
      </w:tblCellMar>
    </w:tblPr>
  </w:style>
  <w:style w:type="table" w:styleId="Style92" w:customStyle="1">
    <w:name w:val="_Style 92"/>
    <w:basedOn w:val="TableNormal7"/>
    <w:tblPr>
      <w:tblCellMar>
        <w:top w:w="100.0" w:type="dxa"/>
        <w:left w:w="100.0" w:type="dxa"/>
        <w:bottom w:w="100.0" w:type="dxa"/>
        <w:right w:w="100.0" w:type="dxa"/>
      </w:tblCellMar>
    </w:tblPr>
  </w:style>
  <w:style w:type="table" w:styleId="Style93" w:customStyle="1">
    <w:name w:val="_Style 93"/>
    <w:basedOn w:val="TableNormal7"/>
    <w:tblPr>
      <w:tblCellMar>
        <w:top w:w="100.0" w:type="dxa"/>
        <w:left w:w="100.0" w:type="dxa"/>
        <w:bottom w:w="100.0" w:type="dxa"/>
        <w:right w:w="100.0" w:type="dxa"/>
      </w:tblCellMar>
    </w:tblPr>
  </w:style>
  <w:style w:type="table" w:styleId="Style94" w:customStyle="1">
    <w:name w:val="_Style 94"/>
    <w:basedOn w:val="TableNormal7"/>
    <w:tblPr>
      <w:tblCellMar>
        <w:top w:w="100.0" w:type="dxa"/>
        <w:left w:w="100.0" w:type="dxa"/>
        <w:bottom w:w="100.0" w:type="dxa"/>
        <w:right w:w="100.0" w:type="dxa"/>
      </w:tblCellMar>
    </w:tblPr>
  </w:style>
  <w:style w:type="table" w:styleId="Style95" w:customStyle="1">
    <w:name w:val="_Style 95"/>
    <w:basedOn w:val="TableNormal7"/>
    <w:tblPr>
      <w:tblCellMar>
        <w:top w:w="100.0" w:type="dxa"/>
        <w:left w:w="100.0" w:type="dxa"/>
        <w:bottom w:w="100.0" w:type="dxa"/>
        <w:right w:w="100.0" w:type="dxa"/>
      </w:tblCellMar>
    </w:tblPr>
  </w:style>
  <w:style w:type="table" w:styleId="Style96" w:customStyle="1">
    <w:name w:val="_Style 96"/>
    <w:basedOn w:val="TableNormal7"/>
    <w:tblPr>
      <w:tblCellMar>
        <w:top w:w="100.0" w:type="dxa"/>
        <w:left w:w="100.0" w:type="dxa"/>
        <w:bottom w:w="100.0" w:type="dxa"/>
        <w:right w:w="100.0" w:type="dxa"/>
      </w:tblCellMar>
    </w:tblPr>
  </w:style>
  <w:style w:type="table" w:styleId="Style97" w:customStyle="1">
    <w:name w:val="_Style 97"/>
    <w:basedOn w:val="TableNormal7"/>
    <w:tblPr>
      <w:tblCellMar>
        <w:top w:w="100.0" w:type="dxa"/>
        <w:left w:w="100.0" w:type="dxa"/>
        <w:bottom w:w="100.0" w:type="dxa"/>
        <w:right w:w="100.0" w:type="dxa"/>
      </w:tblCellMar>
    </w:tblPr>
  </w:style>
  <w:style w:type="table" w:styleId="Style98" w:customStyle="1">
    <w:name w:val="_Style 98"/>
    <w:basedOn w:val="TableNormal7"/>
    <w:tblPr>
      <w:tblCellMar>
        <w:top w:w="100.0" w:type="dxa"/>
        <w:left w:w="100.0" w:type="dxa"/>
        <w:bottom w:w="100.0" w:type="dxa"/>
        <w:right w:w="100.0" w:type="dxa"/>
      </w:tblCellMar>
    </w:tblPr>
  </w:style>
  <w:style w:type="table" w:styleId="Style99" w:customStyle="1">
    <w:name w:val="_Style 99"/>
    <w:basedOn w:val="TableNormal7"/>
    <w:tblPr>
      <w:tblCellMar>
        <w:top w:w="100.0" w:type="dxa"/>
        <w:left w:w="100.0" w:type="dxa"/>
        <w:bottom w:w="100.0" w:type="dxa"/>
        <w:right w:w="100.0" w:type="dxa"/>
      </w:tblCellMar>
    </w:tblPr>
  </w:style>
  <w:style w:type="table" w:styleId="Style100" w:customStyle="1">
    <w:name w:val="_Style 100"/>
    <w:basedOn w:val="TableNormal7"/>
    <w:tblPr>
      <w:tblCellMar>
        <w:top w:w="100.0" w:type="dxa"/>
        <w:left w:w="100.0" w:type="dxa"/>
        <w:bottom w:w="100.0" w:type="dxa"/>
        <w:right w:w="100.0" w:type="dxa"/>
      </w:tblCellMar>
    </w:tblPr>
  </w:style>
  <w:style w:type="table" w:styleId="Style101" w:customStyle="1">
    <w:name w:val="_Style 101"/>
    <w:basedOn w:val="TableNormal7"/>
    <w:tblPr>
      <w:tblCellMar>
        <w:top w:w="100.0" w:type="dxa"/>
        <w:left w:w="100.0" w:type="dxa"/>
        <w:bottom w:w="100.0" w:type="dxa"/>
        <w:right w:w="100.0" w:type="dxa"/>
      </w:tblCellMar>
    </w:tblPr>
  </w:style>
  <w:style w:type="table" w:styleId="Style102" w:customStyle="1">
    <w:name w:val="_Style 102"/>
    <w:basedOn w:val="TableNormal7"/>
    <w:tblPr>
      <w:tblCellMar>
        <w:top w:w="100.0" w:type="dxa"/>
        <w:left w:w="100.0" w:type="dxa"/>
        <w:bottom w:w="100.0" w:type="dxa"/>
        <w:right w:w="100.0" w:type="dxa"/>
      </w:tblCellMar>
    </w:tblPr>
  </w:style>
  <w:style w:type="table" w:styleId="Style103" w:customStyle="1">
    <w:name w:val="_Style 103"/>
    <w:basedOn w:val="TableNormal7"/>
    <w:tblPr>
      <w:tblCellMar>
        <w:top w:w="100.0" w:type="dxa"/>
        <w:left w:w="100.0" w:type="dxa"/>
        <w:bottom w:w="100.0" w:type="dxa"/>
        <w:right w:w="100.0" w:type="dxa"/>
      </w:tblCellMar>
    </w:tblPr>
  </w:style>
  <w:style w:type="table" w:styleId="Style104" w:customStyle="1">
    <w:name w:val="_Style 104"/>
    <w:basedOn w:val="TableNormal7"/>
    <w:tblPr>
      <w:tblCellMar>
        <w:top w:w="100.0" w:type="dxa"/>
        <w:left w:w="100.0" w:type="dxa"/>
        <w:bottom w:w="100.0" w:type="dxa"/>
        <w:right w:w="100.0" w:type="dxa"/>
      </w:tblCellMar>
    </w:tblPr>
  </w:style>
  <w:style w:type="table" w:styleId="Style105" w:customStyle="1">
    <w:name w:val="_Style 105"/>
    <w:basedOn w:val="TableNormal7"/>
    <w:tblPr>
      <w:tblCellMar>
        <w:top w:w="100.0" w:type="dxa"/>
        <w:left w:w="100.0" w:type="dxa"/>
        <w:bottom w:w="100.0" w:type="dxa"/>
        <w:right w:w="100.0" w:type="dxa"/>
      </w:tblCellMar>
    </w:tblPr>
  </w:style>
  <w:style w:type="table" w:styleId="Style106" w:customStyle="1">
    <w:name w:val="_Style 106"/>
    <w:basedOn w:val="TableNormal7"/>
    <w:tblPr>
      <w:tblCellMar>
        <w:top w:w="100.0" w:type="dxa"/>
        <w:left w:w="100.0" w:type="dxa"/>
        <w:bottom w:w="100.0" w:type="dxa"/>
        <w:right w:w="100.0" w:type="dxa"/>
      </w:tblCellMar>
    </w:tblPr>
  </w:style>
  <w:style w:type="table" w:styleId="Style107" w:customStyle="1">
    <w:name w:val="_Style 107"/>
    <w:basedOn w:val="TableNormal7"/>
    <w:tblPr>
      <w:tblCellMar>
        <w:top w:w="100.0" w:type="dxa"/>
        <w:left w:w="100.0" w:type="dxa"/>
        <w:bottom w:w="100.0" w:type="dxa"/>
        <w:right w:w="100.0" w:type="dxa"/>
      </w:tblCellMar>
    </w:tblPr>
  </w:style>
  <w:style w:type="table" w:styleId="Style108" w:customStyle="1">
    <w:name w:val="_Style 108"/>
    <w:basedOn w:val="TableNormal7"/>
    <w:tblPr>
      <w:tblCellMar>
        <w:top w:w="100.0" w:type="dxa"/>
        <w:left w:w="100.0" w:type="dxa"/>
        <w:bottom w:w="100.0" w:type="dxa"/>
        <w:right w:w="100.0" w:type="dxa"/>
      </w:tblCellMar>
    </w:tblPr>
  </w:style>
  <w:style w:type="table" w:styleId="Style109" w:customStyle="1">
    <w:name w:val="_Style 109"/>
    <w:basedOn w:val="TableNormal7"/>
    <w:tblPr>
      <w:tblCellMar>
        <w:left w:w="108.0" w:type="dxa"/>
        <w:right w:w="108.0" w:type="dxa"/>
      </w:tblCellMar>
    </w:tblPr>
  </w:style>
  <w:style w:type="table" w:styleId="Style110" w:customStyle="1">
    <w:name w:val="_Style 110"/>
    <w:basedOn w:val="TableNormal7"/>
    <w:tblPr>
      <w:tblCellMar>
        <w:top w:w="100.0" w:type="dxa"/>
        <w:left w:w="100.0" w:type="dxa"/>
        <w:bottom w:w="100.0" w:type="dxa"/>
        <w:right w:w="100.0" w:type="dxa"/>
      </w:tblCellMar>
    </w:tblPr>
  </w:style>
  <w:style w:type="table" w:styleId="Style111" w:customStyle="1">
    <w:name w:val="_Style 111"/>
    <w:basedOn w:val="TableNormal7"/>
    <w:tblPr>
      <w:tblCellMar>
        <w:top w:w="100.0" w:type="dxa"/>
        <w:left w:w="100.0" w:type="dxa"/>
        <w:bottom w:w="100.0" w:type="dxa"/>
        <w:right w:w="100.0" w:type="dxa"/>
      </w:tblCellMar>
    </w:tblPr>
  </w:style>
  <w:style w:type="table" w:styleId="Style112" w:customStyle="1">
    <w:name w:val="_Style 112"/>
    <w:basedOn w:val="TableNormal7"/>
    <w:tblPr>
      <w:tblCellMar>
        <w:top w:w="100.0" w:type="dxa"/>
        <w:left w:w="100.0" w:type="dxa"/>
        <w:bottom w:w="100.0" w:type="dxa"/>
        <w:right w:w="100.0" w:type="dxa"/>
      </w:tblCellMar>
    </w:tblPr>
  </w:style>
  <w:style w:type="table" w:styleId="Style113" w:customStyle="1">
    <w:name w:val="_Style 113"/>
    <w:basedOn w:val="TableNormal7"/>
    <w:tblPr>
      <w:tblCellMar>
        <w:top w:w="100.0" w:type="dxa"/>
        <w:left w:w="100.0" w:type="dxa"/>
        <w:bottom w:w="100.0" w:type="dxa"/>
        <w:right w:w="100.0" w:type="dxa"/>
      </w:tblCellMar>
    </w:tblPr>
  </w:style>
  <w:style w:type="table" w:styleId="Style114" w:customStyle="1">
    <w:name w:val="_Style 114"/>
    <w:basedOn w:val="TableNormal7"/>
    <w:tblPr>
      <w:tblCellMar>
        <w:top w:w="100.0" w:type="dxa"/>
        <w:left w:w="100.0" w:type="dxa"/>
        <w:bottom w:w="100.0" w:type="dxa"/>
        <w:right w:w="100.0" w:type="dxa"/>
      </w:tblCellMar>
    </w:tblPr>
  </w:style>
  <w:style w:type="table" w:styleId="Style115" w:customStyle="1">
    <w:name w:val="_Style 115"/>
    <w:basedOn w:val="TableNormal7"/>
    <w:tblPr>
      <w:tblCellMar>
        <w:top w:w="100.0" w:type="dxa"/>
        <w:left w:w="100.0" w:type="dxa"/>
        <w:bottom w:w="100.0" w:type="dxa"/>
        <w:right w:w="100.0" w:type="dxa"/>
      </w:tblCellMar>
    </w:tblPr>
  </w:style>
  <w:style w:type="table" w:styleId="Style116" w:customStyle="1">
    <w:name w:val="_Style 116"/>
    <w:basedOn w:val="TableNormal7"/>
    <w:tblPr>
      <w:tblCellMar>
        <w:top w:w="100.0" w:type="dxa"/>
        <w:left w:w="100.0" w:type="dxa"/>
        <w:bottom w:w="100.0" w:type="dxa"/>
        <w:right w:w="100.0" w:type="dxa"/>
      </w:tblCellMar>
    </w:tblPr>
  </w:style>
  <w:style w:type="table" w:styleId="Style117" w:customStyle="1">
    <w:name w:val="_Style 117"/>
    <w:basedOn w:val="TableNormal7"/>
    <w:tblPr>
      <w:tblCellMar>
        <w:top w:w="100.0" w:type="dxa"/>
        <w:left w:w="100.0" w:type="dxa"/>
        <w:bottom w:w="100.0" w:type="dxa"/>
        <w:right w:w="100.0" w:type="dxa"/>
      </w:tblCellMar>
    </w:tblPr>
  </w:style>
  <w:style w:type="table" w:styleId="Style118" w:customStyle="1">
    <w:name w:val="_Style 118"/>
    <w:basedOn w:val="TableNormal7"/>
    <w:tblPr>
      <w:tblCellMar>
        <w:top w:w="100.0" w:type="dxa"/>
        <w:left w:w="100.0" w:type="dxa"/>
        <w:bottom w:w="100.0" w:type="dxa"/>
        <w:right w:w="100.0" w:type="dxa"/>
      </w:tblCellMar>
    </w:tblPr>
  </w:style>
  <w:style w:type="table" w:styleId="Style119" w:customStyle="1">
    <w:name w:val="_Style 119"/>
    <w:basedOn w:val="TableNormal7"/>
    <w:tblPr>
      <w:tblCellMar>
        <w:left w:w="108.0" w:type="dxa"/>
        <w:right w:w="108.0" w:type="dxa"/>
      </w:tblCellMar>
    </w:tblPr>
  </w:style>
  <w:style w:type="table" w:styleId="Style120" w:customStyle="1">
    <w:name w:val="_Style 120"/>
    <w:basedOn w:val="TableNormal7"/>
    <w:tblPr>
      <w:tblCellMar>
        <w:top w:w="100.0" w:type="dxa"/>
        <w:left w:w="100.0" w:type="dxa"/>
        <w:bottom w:w="100.0" w:type="dxa"/>
        <w:right w:w="100.0" w:type="dxa"/>
      </w:tblCellMar>
    </w:tblPr>
  </w:style>
  <w:style w:type="table" w:styleId="Style121" w:customStyle="1">
    <w:name w:val="_Style 121"/>
    <w:basedOn w:val="TableNormal7"/>
    <w:tblPr>
      <w:tblCellMar>
        <w:top w:w="100.0" w:type="dxa"/>
        <w:left w:w="100.0" w:type="dxa"/>
        <w:bottom w:w="100.0" w:type="dxa"/>
        <w:right w:w="100.0" w:type="dxa"/>
      </w:tblCellMar>
    </w:tblPr>
  </w:style>
  <w:style w:type="table" w:styleId="Style122" w:customStyle="1">
    <w:name w:val="_Style 122"/>
    <w:basedOn w:val="TableNormal7"/>
    <w:tblPr>
      <w:tblCellMar>
        <w:top w:w="100.0" w:type="dxa"/>
        <w:left w:w="100.0" w:type="dxa"/>
        <w:bottom w:w="100.0" w:type="dxa"/>
        <w:right w:w="100.0" w:type="dxa"/>
      </w:tblCellMar>
    </w:tblPr>
  </w:style>
  <w:style w:type="table" w:styleId="Style123" w:customStyle="1">
    <w:name w:val="_Style 123"/>
    <w:basedOn w:val="TableNormal7"/>
    <w:tblPr>
      <w:tblCellMar>
        <w:left w:w="108.0" w:type="dxa"/>
        <w:right w:w="108.0" w:type="dxa"/>
      </w:tblCellMar>
    </w:tblPr>
  </w:style>
  <w:style w:type="table" w:styleId="Style124" w:customStyle="1">
    <w:name w:val="_Style 124"/>
    <w:basedOn w:val="TableNormal7"/>
    <w:tblPr>
      <w:tblCellMar>
        <w:left w:w="108.0" w:type="dxa"/>
        <w:right w:w="108.0" w:type="dxa"/>
      </w:tblCellMar>
    </w:tblPr>
  </w:style>
  <w:style w:type="table" w:styleId="Style125" w:customStyle="1">
    <w:name w:val="_Style 125"/>
    <w:basedOn w:val="TableNormal7"/>
    <w:tblPr>
      <w:tblCellMar>
        <w:top w:w="100.0" w:type="dxa"/>
        <w:left w:w="100.0" w:type="dxa"/>
        <w:bottom w:w="100.0" w:type="dxa"/>
        <w:right w:w="100.0" w:type="dxa"/>
      </w:tblCellMar>
    </w:tblPr>
  </w:style>
  <w:style w:type="table" w:styleId="Style126" w:customStyle="1">
    <w:name w:val="_Style 126"/>
    <w:basedOn w:val="TableNormal7"/>
    <w:tblPr>
      <w:tblCellMar>
        <w:top w:w="100.0" w:type="dxa"/>
        <w:left w:w="100.0" w:type="dxa"/>
        <w:bottom w:w="100.0" w:type="dxa"/>
        <w:right w:w="100.0" w:type="dxa"/>
      </w:tblCellMar>
    </w:tblPr>
  </w:style>
  <w:style w:type="table" w:styleId="Style127" w:customStyle="1">
    <w:name w:val="_Style 127"/>
    <w:basedOn w:val="TableNormal7"/>
    <w:tblPr>
      <w:tblCellMar>
        <w:top w:w="100.0" w:type="dxa"/>
        <w:left w:w="100.0" w:type="dxa"/>
        <w:bottom w:w="100.0" w:type="dxa"/>
        <w:right w:w="100.0" w:type="dxa"/>
      </w:tblCellMar>
    </w:tblPr>
  </w:style>
  <w:style w:type="table" w:styleId="Style128" w:customStyle="1">
    <w:name w:val="_Style 128"/>
    <w:basedOn w:val="TableNormal7"/>
    <w:tblPr>
      <w:tblCellMar>
        <w:top w:w="100.0" w:type="dxa"/>
        <w:left w:w="100.0" w:type="dxa"/>
        <w:bottom w:w="100.0" w:type="dxa"/>
        <w:right w:w="100.0" w:type="dxa"/>
      </w:tblCellMar>
    </w:tblPr>
  </w:style>
  <w:style w:type="table" w:styleId="Style129" w:customStyle="1">
    <w:name w:val="_Style 129"/>
    <w:basedOn w:val="TableNormal7"/>
    <w:tblPr>
      <w:tblCellMar>
        <w:top w:w="100.0" w:type="dxa"/>
        <w:left w:w="100.0" w:type="dxa"/>
        <w:bottom w:w="100.0" w:type="dxa"/>
        <w:right w:w="100.0" w:type="dxa"/>
      </w:tblCellMar>
    </w:tblPr>
  </w:style>
  <w:style w:type="table" w:styleId="Style130" w:customStyle="1">
    <w:name w:val="_Style 130"/>
    <w:basedOn w:val="TableNormal7"/>
    <w:tblPr>
      <w:tblCellMar>
        <w:left w:w="108.0" w:type="dxa"/>
        <w:right w:w="108.0" w:type="dxa"/>
      </w:tblCellMar>
    </w:tblPr>
  </w:style>
  <w:style w:type="table" w:styleId="Style131" w:customStyle="1">
    <w:name w:val="_Style 131"/>
    <w:basedOn w:val="TableNormal7"/>
    <w:tblPr>
      <w:tblCellMar>
        <w:top w:w="100.0" w:type="dxa"/>
        <w:left w:w="100.0" w:type="dxa"/>
        <w:bottom w:w="100.0" w:type="dxa"/>
        <w:right w:w="100.0" w:type="dxa"/>
      </w:tblCellMar>
    </w:tblPr>
  </w:style>
  <w:style w:type="table" w:styleId="Style132" w:customStyle="1">
    <w:name w:val="_Style 132"/>
    <w:basedOn w:val="TableNormal7"/>
    <w:tblPr>
      <w:tblCellMar>
        <w:top w:w="100.0" w:type="dxa"/>
        <w:left w:w="100.0" w:type="dxa"/>
        <w:bottom w:w="100.0" w:type="dxa"/>
        <w:right w:w="100.0" w:type="dxa"/>
      </w:tblCellMar>
    </w:tblPr>
  </w:style>
  <w:style w:type="table" w:styleId="Style133" w:customStyle="1">
    <w:name w:val="_Style 133"/>
    <w:basedOn w:val="TableNormal7"/>
    <w:tblPr>
      <w:tblCellMar>
        <w:top w:w="100.0" w:type="dxa"/>
        <w:left w:w="100.0" w:type="dxa"/>
        <w:bottom w:w="100.0" w:type="dxa"/>
        <w:right w:w="100.0" w:type="dxa"/>
      </w:tblCellMar>
    </w:tblPr>
  </w:style>
  <w:style w:type="table" w:styleId="Style134" w:customStyle="1">
    <w:name w:val="_Style 134"/>
    <w:basedOn w:val="TableNormal7"/>
    <w:tblPr>
      <w:tblCellMar>
        <w:top w:w="100.0" w:type="dxa"/>
        <w:left w:w="100.0" w:type="dxa"/>
        <w:bottom w:w="100.0" w:type="dxa"/>
        <w:right w:w="100.0" w:type="dxa"/>
      </w:tblCellMar>
    </w:tblPr>
  </w:style>
  <w:style w:type="table" w:styleId="Style135" w:customStyle="1">
    <w:name w:val="_Style 135"/>
    <w:basedOn w:val="TableNormal7"/>
    <w:tblPr>
      <w:tblCellMar>
        <w:top w:w="100.0" w:type="dxa"/>
        <w:left w:w="100.0" w:type="dxa"/>
        <w:bottom w:w="100.0" w:type="dxa"/>
        <w:right w:w="100.0" w:type="dxa"/>
      </w:tblCellMar>
    </w:tblPr>
  </w:style>
  <w:style w:type="table" w:styleId="Style136" w:customStyle="1">
    <w:name w:val="_Style 136"/>
    <w:basedOn w:val="TableNormal7"/>
    <w:tblPr>
      <w:tblCellMar>
        <w:top w:w="100.0" w:type="dxa"/>
        <w:left w:w="100.0" w:type="dxa"/>
        <w:bottom w:w="100.0" w:type="dxa"/>
        <w:right w:w="100.0" w:type="dxa"/>
      </w:tblCellMar>
    </w:tblPr>
  </w:style>
  <w:style w:type="table" w:styleId="Style137" w:customStyle="1">
    <w:name w:val="_Style 137"/>
    <w:basedOn w:val="TableNormal7"/>
    <w:tblPr>
      <w:tblCellMar>
        <w:top w:w="100.0" w:type="dxa"/>
        <w:left w:w="100.0" w:type="dxa"/>
        <w:bottom w:w="100.0" w:type="dxa"/>
        <w:right w:w="100.0" w:type="dxa"/>
      </w:tblCellMar>
    </w:tblPr>
  </w:style>
  <w:style w:type="table" w:styleId="Style138" w:customStyle="1">
    <w:name w:val="_Style 138"/>
    <w:basedOn w:val="TableNormal7"/>
    <w:tblPr>
      <w:tblCellMar>
        <w:top w:w="100.0" w:type="dxa"/>
        <w:left w:w="100.0" w:type="dxa"/>
        <w:bottom w:w="100.0" w:type="dxa"/>
        <w:right w:w="100.0" w:type="dxa"/>
      </w:tblCellMar>
    </w:tblPr>
  </w:style>
  <w:style w:type="table" w:styleId="Style139" w:customStyle="1">
    <w:name w:val="_Style 139"/>
    <w:basedOn w:val="TableNormal7"/>
    <w:tblPr>
      <w:tblCellMar>
        <w:top w:w="100.0" w:type="dxa"/>
        <w:left w:w="100.0" w:type="dxa"/>
        <w:bottom w:w="100.0" w:type="dxa"/>
        <w:right w:w="100.0" w:type="dxa"/>
      </w:tblCellMar>
    </w:tblPr>
  </w:style>
  <w:style w:type="table" w:styleId="Style140" w:customStyle="1">
    <w:name w:val="_Style 140"/>
    <w:basedOn w:val="TableNormal7"/>
    <w:tblPr>
      <w:tblCellMar>
        <w:top w:w="100.0" w:type="dxa"/>
        <w:left w:w="100.0" w:type="dxa"/>
        <w:bottom w:w="100.0" w:type="dxa"/>
        <w:right w:w="100.0" w:type="dxa"/>
      </w:tblCellMar>
    </w:tblPr>
  </w:style>
  <w:style w:type="table" w:styleId="Style141" w:customStyle="1">
    <w:name w:val="_Style 141"/>
    <w:basedOn w:val="TableNormal7"/>
    <w:tblPr>
      <w:tblCellMar>
        <w:left w:w="108.0" w:type="dxa"/>
        <w:right w:w="108.0" w:type="dxa"/>
      </w:tblCellMar>
    </w:tblPr>
  </w:style>
  <w:style w:type="table" w:styleId="Style142" w:customStyle="1">
    <w:name w:val="_Style 142"/>
    <w:basedOn w:val="TableNormal7"/>
    <w:tblPr>
      <w:tblCellMar>
        <w:top w:w="100.0" w:type="dxa"/>
        <w:left w:w="100.0" w:type="dxa"/>
        <w:bottom w:w="100.0" w:type="dxa"/>
        <w:right w:w="100.0" w:type="dxa"/>
      </w:tblCellMar>
    </w:tblPr>
  </w:style>
  <w:style w:type="table" w:styleId="Style143" w:customStyle="1">
    <w:name w:val="_Style 143"/>
    <w:basedOn w:val="TableNormal7"/>
    <w:tblPr>
      <w:tblCellMar>
        <w:top w:w="100.0" w:type="dxa"/>
        <w:left w:w="100.0" w:type="dxa"/>
        <w:bottom w:w="100.0" w:type="dxa"/>
        <w:right w:w="100.0" w:type="dxa"/>
      </w:tblCellMar>
    </w:tblPr>
  </w:style>
  <w:style w:type="table" w:styleId="Style144" w:customStyle="1">
    <w:name w:val="_Style 144"/>
    <w:basedOn w:val="TableNormal7"/>
    <w:tblPr>
      <w:tblCellMar>
        <w:top w:w="100.0" w:type="dxa"/>
        <w:left w:w="100.0" w:type="dxa"/>
        <w:bottom w:w="100.0" w:type="dxa"/>
        <w:right w:w="100.0" w:type="dxa"/>
      </w:tblCellMar>
    </w:tblPr>
  </w:style>
  <w:style w:type="table" w:styleId="Style145" w:customStyle="1">
    <w:name w:val="_Style 145"/>
    <w:basedOn w:val="TableNormal7"/>
    <w:tblPr>
      <w:tblCellMar>
        <w:left w:w="108.0" w:type="dxa"/>
        <w:right w:w="108.0" w:type="dxa"/>
      </w:tblCellMar>
    </w:tblPr>
  </w:style>
  <w:style w:type="table" w:styleId="Style146" w:customStyle="1">
    <w:name w:val="_Style 146"/>
    <w:basedOn w:val="TableNormal7"/>
    <w:tblPr>
      <w:tblCellMar>
        <w:top w:w="100.0" w:type="dxa"/>
        <w:left w:w="100.0" w:type="dxa"/>
        <w:bottom w:w="100.0" w:type="dxa"/>
        <w:right w:w="100.0" w:type="dxa"/>
      </w:tblCellMar>
    </w:tblPr>
  </w:style>
  <w:style w:type="table" w:styleId="Style147" w:customStyle="1">
    <w:name w:val="_Style 147"/>
    <w:basedOn w:val="TableNormal7"/>
    <w:tblPr>
      <w:tblCellMar>
        <w:top w:w="100.0" w:type="dxa"/>
        <w:left w:w="100.0" w:type="dxa"/>
        <w:bottom w:w="100.0" w:type="dxa"/>
        <w:right w:w="100.0" w:type="dxa"/>
      </w:tblCellMar>
    </w:tblPr>
  </w:style>
  <w:style w:type="character" w:styleId="Mencinsinresolver1" w:customStyle="1">
    <w:name w:val="Mención sin resolver1"/>
    <w:basedOn w:val="Fuentedeprrafopredeter"/>
    <w:uiPriority w:val="99"/>
    <w:semiHidden w:val="1"/>
    <w:unhideWhenUsed w:val="1"/>
    <w:rPr>
      <w:color w:val="605e5c"/>
      <w:shd w:color="auto" w:fill="e1dfdd" w:val="clear"/>
    </w:rPr>
  </w:style>
  <w:style w:type="paragraph" w:styleId="pf0" w:customStyle="1">
    <w:name w:val="pf0"/>
    <w:basedOn w:val="Normal"/>
    <w:pPr>
      <w:spacing w:after="100" w:afterAutospacing="1" w:before="100" w:beforeAutospacing="1" w:line="240" w:lineRule="auto"/>
    </w:pPr>
    <w:rPr>
      <w:rFonts w:ascii="Times New Roman" w:cs="Times New Roman" w:eastAsia="Times New Roman" w:hAnsi="Times New Roman"/>
      <w:sz w:val="24"/>
      <w:szCs w:val="24"/>
      <w:lang w:val="es-CO"/>
    </w:rPr>
  </w:style>
  <w:style w:type="character" w:styleId="cf01" w:customStyle="1">
    <w:name w:val="cf01"/>
    <w:basedOn w:val="Fuentedeprrafopredeter"/>
    <w:rPr>
      <w:rFonts w:ascii="Segoe UI" w:cs="Segoe UI" w:hAnsi="Segoe UI" w:hint="default"/>
      <w:sz w:val="18"/>
      <w:szCs w:val="18"/>
    </w:rPr>
  </w:style>
  <w:style w:type="character" w:styleId="cf11" w:customStyle="1">
    <w:name w:val="cf11"/>
    <w:basedOn w:val="Fuentedeprrafopredeter"/>
    <w:rPr>
      <w:rFonts w:ascii="Segoe UI" w:cs="Segoe UI" w:hAnsi="Segoe UI" w:hint="default"/>
      <w:sz w:val="18"/>
      <w:szCs w:val="18"/>
    </w:rPr>
  </w:style>
  <w:style w:type="table" w:styleId="Style154" w:customStyle="1">
    <w:name w:val="_Style 154"/>
    <w:basedOn w:val="TableNormal5"/>
    <w:tblPr>
      <w:tblCellMar>
        <w:top w:w="100.0" w:type="dxa"/>
        <w:left w:w="100.0" w:type="dxa"/>
        <w:bottom w:w="100.0" w:type="dxa"/>
        <w:right w:w="100.0" w:type="dxa"/>
      </w:tblCellMar>
    </w:tblPr>
  </w:style>
  <w:style w:type="table" w:styleId="Style155" w:customStyle="1">
    <w:name w:val="_Style 155"/>
    <w:basedOn w:val="TableNormal5"/>
    <w:tblPr>
      <w:tblCellMar>
        <w:top w:w="100.0" w:type="dxa"/>
        <w:left w:w="100.0" w:type="dxa"/>
        <w:bottom w:w="100.0" w:type="dxa"/>
        <w:right w:w="100.0" w:type="dxa"/>
      </w:tblCellMar>
    </w:tblPr>
  </w:style>
  <w:style w:type="table" w:styleId="Style156" w:customStyle="1">
    <w:name w:val="_Style 156"/>
    <w:basedOn w:val="TableNormal5"/>
    <w:tblPr>
      <w:tblCellMar>
        <w:top w:w="100.0" w:type="dxa"/>
        <w:left w:w="100.0" w:type="dxa"/>
        <w:bottom w:w="100.0" w:type="dxa"/>
        <w:right w:w="100.0" w:type="dxa"/>
      </w:tblCellMar>
    </w:tblPr>
  </w:style>
  <w:style w:type="table" w:styleId="Style157" w:customStyle="1">
    <w:name w:val="_Style 157"/>
    <w:basedOn w:val="TableNormal5"/>
    <w:tblPr>
      <w:tblCellMar>
        <w:top w:w="100.0" w:type="dxa"/>
        <w:left w:w="100.0" w:type="dxa"/>
        <w:bottom w:w="100.0" w:type="dxa"/>
        <w:right w:w="100.0" w:type="dxa"/>
      </w:tblCellMar>
    </w:tblPr>
  </w:style>
  <w:style w:type="table" w:styleId="Style158" w:customStyle="1">
    <w:name w:val="_Style 158"/>
    <w:basedOn w:val="TableNormal5"/>
    <w:tblPr>
      <w:tblCellMar>
        <w:top w:w="100.0" w:type="dxa"/>
        <w:left w:w="100.0" w:type="dxa"/>
        <w:bottom w:w="100.0" w:type="dxa"/>
        <w:right w:w="100.0" w:type="dxa"/>
      </w:tblCellMar>
    </w:tblPr>
  </w:style>
  <w:style w:type="table" w:styleId="Style159" w:customStyle="1">
    <w:name w:val="_Style 159"/>
    <w:basedOn w:val="TableNormal5"/>
    <w:tblPr>
      <w:tblCellMar>
        <w:top w:w="100.0" w:type="dxa"/>
        <w:left w:w="100.0" w:type="dxa"/>
        <w:bottom w:w="100.0" w:type="dxa"/>
        <w:right w:w="100.0" w:type="dxa"/>
      </w:tblCellMar>
    </w:tblPr>
  </w:style>
  <w:style w:type="table" w:styleId="Style160" w:customStyle="1">
    <w:name w:val="_Style 160"/>
    <w:basedOn w:val="TableNormal5"/>
    <w:tblPr>
      <w:tblCellMar>
        <w:top w:w="100.0" w:type="dxa"/>
        <w:left w:w="100.0" w:type="dxa"/>
        <w:bottom w:w="100.0" w:type="dxa"/>
        <w:right w:w="100.0" w:type="dxa"/>
      </w:tblCellMar>
    </w:tblPr>
  </w:style>
  <w:style w:type="table" w:styleId="Style161" w:customStyle="1">
    <w:name w:val="_Style 161"/>
    <w:basedOn w:val="TableNormal5"/>
    <w:tblPr>
      <w:tblCellMar>
        <w:top w:w="100.0" w:type="dxa"/>
        <w:left w:w="100.0" w:type="dxa"/>
        <w:bottom w:w="100.0" w:type="dxa"/>
        <w:right w:w="100.0" w:type="dxa"/>
      </w:tblCellMar>
    </w:tblPr>
  </w:style>
  <w:style w:type="table" w:styleId="Style162" w:customStyle="1">
    <w:name w:val="_Style 162"/>
    <w:basedOn w:val="TableNormal5"/>
    <w:tblPr>
      <w:tblCellMar>
        <w:top w:w="100.0" w:type="dxa"/>
        <w:left w:w="100.0" w:type="dxa"/>
        <w:bottom w:w="100.0" w:type="dxa"/>
        <w:right w:w="100.0" w:type="dxa"/>
      </w:tblCellMar>
    </w:tblPr>
  </w:style>
  <w:style w:type="table" w:styleId="Style163" w:customStyle="1">
    <w:name w:val="_Style 163"/>
    <w:basedOn w:val="TableNormal5"/>
    <w:tblPr>
      <w:tblCellMar>
        <w:left w:w="108.0" w:type="dxa"/>
        <w:right w:w="108.0" w:type="dxa"/>
      </w:tblCellMar>
    </w:tblPr>
  </w:style>
  <w:style w:type="table" w:styleId="Style164" w:customStyle="1">
    <w:name w:val="_Style 164"/>
    <w:basedOn w:val="TableNormal5"/>
    <w:tblPr>
      <w:tblCellMar>
        <w:top w:w="100.0" w:type="dxa"/>
        <w:left w:w="100.0" w:type="dxa"/>
        <w:bottom w:w="100.0" w:type="dxa"/>
        <w:right w:w="100.0" w:type="dxa"/>
      </w:tblCellMar>
    </w:tblPr>
  </w:style>
  <w:style w:type="table" w:styleId="Style165" w:customStyle="1">
    <w:name w:val="_Style 165"/>
    <w:basedOn w:val="TableNormal5"/>
    <w:tblPr>
      <w:tblCellMar>
        <w:top w:w="100.0" w:type="dxa"/>
        <w:left w:w="100.0" w:type="dxa"/>
        <w:bottom w:w="100.0" w:type="dxa"/>
        <w:right w:w="100.0" w:type="dxa"/>
      </w:tblCellMar>
    </w:tblPr>
  </w:style>
  <w:style w:type="table" w:styleId="Style166" w:customStyle="1">
    <w:name w:val="_Style 166"/>
    <w:basedOn w:val="TableNormal5"/>
    <w:tblPr>
      <w:tblCellMar>
        <w:top w:w="100.0" w:type="dxa"/>
        <w:left w:w="100.0" w:type="dxa"/>
        <w:bottom w:w="100.0" w:type="dxa"/>
        <w:right w:w="100.0" w:type="dxa"/>
      </w:tblCellMar>
    </w:tblPr>
  </w:style>
  <w:style w:type="table" w:styleId="Style167" w:customStyle="1">
    <w:name w:val="_Style 167"/>
    <w:basedOn w:val="TableNormal5"/>
    <w:tblPr>
      <w:tblCellMar>
        <w:top w:w="100.0" w:type="dxa"/>
        <w:left w:w="100.0" w:type="dxa"/>
        <w:bottom w:w="100.0" w:type="dxa"/>
        <w:right w:w="100.0" w:type="dxa"/>
      </w:tblCellMar>
    </w:tblPr>
  </w:style>
  <w:style w:type="table" w:styleId="Style168" w:customStyle="1">
    <w:name w:val="_Style 168"/>
    <w:basedOn w:val="TableNormal5"/>
    <w:tblPr>
      <w:tblCellMar>
        <w:left w:w="108.0" w:type="dxa"/>
        <w:right w:w="108.0" w:type="dxa"/>
      </w:tblCellMar>
    </w:tblPr>
  </w:style>
  <w:style w:type="table" w:styleId="Style169" w:customStyle="1">
    <w:name w:val="_Style 169"/>
    <w:basedOn w:val="TableNormal5"/>
    <w:tblPr>
      <w:tblCellMar>
        <w:top w:w="100.0" w:type="dxa"/>
        <w:left w:w="100.0" w:type="dxa"/>
        <w:bottom w:w="100.0" w:type="dxa"/>
        <w:right w:w="100.0" w:type="dxa"/>
      </w:tblCellMar>
    </w:tblPr>
  </w:style>
  <w:style w:type="table" w:styleId="Style170" w:customStyle="1">
    <w:name w:val="_Style 170"/>
    <w:basedOn w:val="TableNormal5"/>
    <w:tblPr>
      <w:tblCellMar>
        <w:left w:w="108.0" w:type="dxa"/>
        <w:right w:w="108.0" w:type="dxa"/>
      </w:tblCellMar>
    </w:tblPr>
  </w:style>
  <w:style w:type="table" w:styleId="Style171" w:customStyle="1">
    <w:name w:val="_Style 171"/>
    <w:basedOn w:val="TableNormal5"/>
    <w:tblPr>
      <w:tblCellMar>
        <w:top w:w="100.0" w:type="dxa"/>
        <w:left w:w="100.0" w:type="dxa"/>
        <w:bottom w:w="100.0" w:type="dxa"/>
        <w:right w:w="100.0" w:type="dxa"/>
      </w:tblCellMar>
    </w:tblPr>
  </w:style>
  <w:style w:type="table" w:styleId="Style172" w:customStyle="1">
    <w:name w:val="_Style 172"/>
    <w:basedOn w:val="TableNormal5"/>
    <w:tblPr>
      <w:tblCellMar>
        <w:left w:w="108.0" w:type="dxa"/>
        <w:right w:w="108.0" w:type="dxa"/>
      </w:tblCellMar>
    </w:tblPr>
  </w:style>
  <w:style w:type="table" w:styleId="Style173" w:customStyle="1">
    <w:name w:val="_Style 173"/>
    <w:basedOn w:val="TableNormal5"/>
    <w:tblPr>
      <w:tblCellMar>
        <w:left w:w="108.0" w:type="dxa"/>
        <w:right w:w="108.0" w:type="dxa"/>
      </w:tblCellMar>
    </w:tblPr>
  </w:style>
  <w:style w:type="table" w:styleId="Style174" w:customStyle="1">
    <w:name w:val="_Style 174"/>
    <w:basedOn w:val="TableNormal5"/>
    <w:tblPr>
      <w:tblCellMar>
        <w:top w:w="100.0" w:type="dxa"/>
        <w:left w:w="100.0" w:type="dxa"/>
        <w:bottom w:w="100.0" w:type="dxa"/>
        <w:right w:w="100.0" w:type="dxa"/>
      </w:tblCellMar>
    </w:tblPr>
  </w:style>
  <w:style w:type="table" w:styleId="Style175" w:customStyle="1">
    <w:name w:val="_Style 175"/>
    <w:basedOn w:val="TableNormal5"/>
    <w:tblPr>
      <w:tblCellMar>
        <w:left w:w="108.0" w:type="dxa"/>
        <w:right w:w="108.0" w:type="dxa"/>
      </w:tblCellMar>
    </w:tblPr>
  </w:style>
  <w:style w:type="table" w:styleId="Style176" w:customStyle="1">
    <w:name w:val="_Style 176"/>
    <w:basedOn w:val="TableNormal5"/>
    <w:tblPr>
      <w:tblCellMar>
        <w:top w:w="100.0" w:type="dxa"/>
        <w:left w:w="100.0" w:type="dxa"/>
        <w:bottom w:w="100.0" w:type="dxa"/>
        <w:right w:w="100.0" w:type="dxa"/>
      </w:tblCellMar>
    </w:tblPr>
  </w:style>
  <w:style w:type="table" w:styleId="Style177" w:customStyle="1">
    <w:name w:val="_Style 177"/>
    <w:basedOn w:val="TableNormal5"/>
    <w:tblPr>
      <w:tblCellMar>
        <w:top w:w="100.0" w:type="dxa"/>
        <w:left w:w="100.0" w:type="dxa"/>
        <w:bottom w:w="100.0" w:type="dxa"/>
        <w:right w:w="100.0" w:type="dxa"/>
      </w:tblCellMar>
    </w:tblPr>
  </w:style>
  <w:style w:type="table" w:styleId="Style178" w:customStyle="1">
    <w:name w:val="_Style 178"/>
    <w:basedOn w:val="TableNormal5"/>
    <w:tblPr>
      <w:tblCellMar>
        <w:top w:w="100.0" w:type="dxa"/>
        <w:left w:w="100.0" w:type="dxa"/>
        <w:bottom w:w="100.0" w:type="dxa"/>
        <w:right w:w="100.0" w:type="dxa"/>
      </w:tblCellMar>
    </w:tblPr>
  </w:style>
  <w:style w:type="table" w:styleId="Style179" w:customStyle="1">
    <w:name w:val="_Style 179"/>
    <w:basedOn w:val="TableNormal5"/>
    <w:tblPr>
      <w:tblCellMar>
        <w:left w:w="108.0" w:type="dxa"/>
        <w:right w:w="108.0" w:type="dxa"/>
      </w:tblCellMar>
    </w:tblPr>
  </w:style>
  <w:style w:type="table" w:styleId="Style180" w:customStyle="1">
    <w:name w:val="_Style 180"/>
    <w:basedOn w:val="TableNormal5"/>
    <w:tblPr>
      <w:tblCellMar>
        <w:top w:w="100.0" w:type="dxa"/>
        <w:left w:w="100.0" w:type="dxa"/>
        <w:bottom w:w="100.0" w:type="dxa"/>
        <w:right w:w="100.0" w:type="dxa"/>
      </w:tblCellMar>
    </w:tblPr>
  </w:style>
  <w:style w:type="table" w:styleId="Style181" w:customStyle="1">
    <w:name w:val="_Style 181"/>
    <w:basedOn w:val="TableNormal5"/>
    <w:tblPr>
      <w:tblCellMar>
        <w:top w:w="100.0" w:type="dxa"/>
        <w:left w:w="100.0" w:type="dxa"/>
        <w:bottom w:w="100.0" w:type="dxa"/>
        <w:right w:w="100.0" w:type="dxa"/>
      </w:tblCellMar>
    </w:tblPr>
  </w:style>
  <w:style w:type="table" w:styleId="Style182" w:customStyle="1">
    <w:name w:val="_Style 182"/>
    <w:basedOn w:val="TableNormal5"/>
    <w:tblPr>
      <w:tblCellMar>
        <w:top w:w="100.0" w:type="dxa"/>
        <w:left w:w="100.0" w:type="dxa"/>
        <w:bottom w:w="100.0" w:type="dxa"/>
        <w:right w:w="100.0" w:type="dxa"/>
      </w:tblCellMar>
    </w:tblPr>
  </w:style>
  <w:style w:type="table" w:styleId="Style183" w:customStyle="1">
    <w:name w:val="_Style 183"/>
    <w:basedOn w:val="TableNormal5"/>
    <w:tblPr>
      <w:tblCellMar>
        <w:top w:w="100.0" w:type="dxa"/>
        <w:left w:w="100.0" w:type="dxa"/>
        <w:bottom w:w="100.0" w:type="dxa"/>
        <w:right w:w="100.0" w:type="dxa"/>
      </w:tblCellMar>
    </w:tblPr>
  </w:style>
  <w:style w:type="table" w:styleId="Style184" w:customStyle="1">
    <w:name w:val="_Style 184"/>
    <w:basedOn w:val="TableNormal5"/>
    <w:tblPr>
      <w:tblCellMar>
        <w:left w:w="108.0" w:type="dxa"/>
        <w:right w:w="108.0" w:type="dxa"/>
      </w:tblCellMar>
    </w:tblPr>
  </w:style>
  <w:style w:type="table" w:styleId="Style185" w:customStyle="1">
    <w:name w:val="_Style 185"/>
    <w:basedOn w:val="TableNormal5"/>
    <w:tblPr>
      <w:tblCellMar>
        <w:top w:w="100.0" w:type="dxa"/>
        <w:left w:w="100.0" w:type="dxa"/>
        <w:bottom w:w="100.0" w:type="dxa"/>
        <w:right w:w="100.0" w:type="dxa"/>
      </w:tblCellMar>
    </w:tblPr>
  </w:style>
  <w:style w:type="table" w:styleId="Style186" w:customStyle="1">
    <w:name w:val="_Style 186"/>
    <w:basedOn w:val="TableNormal5"/>
    <w:tblPr>
      <w:tblCellMar>
        <w:top w:w="100.0" w:type="dxa"/>
        <w:left w:w="100.0" w:type="dxa"/>
        <w:bottom w:w="100.0" w:type="dxa"/>
        <w:right w:w="100.0" w:type="dxa"/>
      </w:tblCellMar>
    </w:tblPr>
  </w:style>
  <w:style w:type="table" w:styleId="Style187" w:customStyle="1">
    <w:name w:val="_Style 187"/>
    <w:basedOn w:val="TableNormal5"/>
    <w:tblPr>
      <w:tblCellMar>
        <w:top w:w="100.0" w:type="dxa"/>
        <w:left w:w="100.0" w:type="dxa"/>
        <w:bottom w:w="100.0" w:type="dxa"/>
        <w:right w:w="100.0" w:type="dxa"/>
      </w:tblCellMar>
    </w:tblPr>
  </w:style>
  <w:style w:type="table" w:styleId="Style188" w:customStyle="1">
    <w:name w:val="_Style 188"/>
    <w:basedOn w:val="TableNormal5"/>
    <w:tblPr>
      <w:tblCellMar>
        <w:top w:w="100.0" w:type="dxa"/>
        <w:left w:w="100.0" w:type="dxa"/>
        <w:bottom w:w="100.0" w:type="dxa"/>
        <w:right w:w="100.0" w:type="dxa"/>
      </w:tblCellMar>
    </w:tblPr>
  </w:style>
  <w:style w:type="table" w:styleId="Style189" w:customStyle="1">
    <w:name w:val="_Style 189"/>
    <w:basedOn w:val="TableNormal5"/>
    <w:tblPr>
      <w:tblCellMar>
        <w:top w:w="15.0" w:type="dxa"/>
        <w:left w:w="15.0" w:type="dxa"/>
        <w:bottom w:w="15.0" w:type="dxa"/>
        <w:right w:w="15.0" w:type="dxa"/>
      </w:tblCellMar>
    </w:tblPr>
  </w:style>
  <w:style w:type="table" w:styleId="Style190" w:customStyle="1">
    <w:name w:val="_Style 190"/>
    <w:basedOn w:val="TableNormal5"/>
    <w:tblPr>
      <w:tblCellMar>
        <w:top w:w="15.0" w:type="dxa"/>
        <w:left w:w="15.0" w:type="dxa"/>
        <w:bottom w:w="15.0" w:type="dxa"/>
        <w:right w:w="15.0" w:type="dxa"/>
      </w:tblCellMar>
    </w:tblPr>
  </w:style>
  <w:style w:type="table" w:styleId="Style191" w:customStyle="1">
    <w:name w:val="_Style 191"/>
    <w:basedOn w:val="TableNormal5"/>
    <w:tblPr>
      <w:tblCellMar>
        <w:top w:w="15.0" w:type="dxa"/>
        <w:left w:w="15.0" w:type="dxa"/>
        <w:bottom w:w="15.0" w:type="dxa"/>
        <w:right w:w="15.0" w:type="dxa"/>
      </w:tblCellMar>
    </w:tblPr>
  </w:style>
  <w:style w:type="table" w:styleId="Style192" w:customStyle="1">
    <w:name w:val="_Style 192"/>
    <w:basedOn w:val="TableNormal5"/>
    <w:tblPr>
      <w:tblCellMar>
        <w:top w:w="15.0" w:type="dxa"/>
        <w:left w:w="15.0" w:type="dxa"/>
        <w:bottom w:w="15.0" w:type="dxa"/>
        <w:right w:w="15.0" w:type="dxa"/>
      </w:tblCellMar>
    </w:tblPr>
  </w:style>
  <w:style w:type="table" w:styleId="Style193" w:customStyle="1">
    <w:name w:val="_Style 193"/>
    <w:basedOn w:val="TableNormal5"/>
    <w:tblPr>
      <w:tblCellMar>
        <w:top w:w="15.0" w:type="dxa"/>
        <w:left w:w="15.0" w:type="dxa"/>
        <w:bottom w:w="15.0" w:type="dxa"/>
        <w:right w:w="15.0" w:type="dxa"/>
      </w:tblCellMar>
    </w:tblPr>
  </w:style>
  <w:style w:type="table" w:styleId="Style194" w:customStyle="1">
    <w:name w:val="_Style 194"/>
    <w:basedOn w:val="TableNormal5"/>
    <w:tblPr>
      <w:tblCellMar>
        <w:top w:w="15.0" w:type="dxa"/>
        <w:left w:w="15.0" w:type="dxa"/>
        <w:bottom w:w="15.0" w:type="dxa"/>
        <w:right w:w="15.0" w:type="dxa"/>
      </w:tblCellMar>
    </w:tblPr>
  </w:style>
  <w:style w:type="table" w:styleId="Style195" w:customStyle="1">
    <w:name w:val="_Style 195"/>
    <w:basedOn w:val="TableNormal5"/>
    <w:tblPr>
      <w:tblCellMar>
        <w:top w:w="15.0" w:type="dxa"/>
        <w:left w:w="15.0" w:type="dxa"/>
        <w:bottom w:w="15.0" w:type="dxa"/>
        <w:right w:w="15.0" w:type="dxa"/>
      </w:tblCellMar>
    </w:tblPr>
  </w:style>
  <w:style w:type="table" w:styleId="Style196" w:customStyle="1">
    <w:name w:val="_Style 196"/>
    <w:basedOn w:val="TableNormal5"/>
    <w:tblPr>
      <w:tblCellMar>
        <w:top w:w="15.0" w:type="dxa"/>
        <w:left w:w="15.0" w:type="dxa"/>
        <w:bottom w:w="15.0" w:type="dxa"/>
        <w:right w:w="15.0" w:type="dxa"/>
      </w:tblCellMar>
    </w:tblPr>
  </w:style>
  <w:style w:type="table" w:styleId="Style197" w:customStyle="1">
    <w:name w:val="_Style 197"/>
    <w:basedOn w:val="TableNormal5"/>
    <w:tblPr>
      <w:tblCellMar>
        <w:top w:w="15.0" w:type="dxa"/>
        <w:left w:w="15.0" w:type="dxa"/>
        <w:bottom w:w="15.0" w:type="dxa"/>
        <w:right w:w="15.0" w:type="dxa"/>
      </w:tblCellMar>
    </w:tblPr>
  </w:style>
  <w:style w:type="table" w:styleId="Style198" w:customStyle="1">
    <w:name w:val="_Style 198"/>
    <w:basedOn w:val="TableNormal5"/>
    <w:tblPr>
      <w:tblCellMar>
        <w:top w:w="15.0" w:type="dxa"/>
        <w:left w:w="15.0" w:type="dxa"/>
        <w:bottom w:w="15.0" w:type="dxa"/>
        <w:right w:w="15.0" w:type="dxa"/>
      </w:tblCellMar>
    </w:tblPr>
  </w:style>
  <w:style w:type="table" w:styleId="Style199" w:customStyle="1">
    <w:name w:val="_Style 199"/>
    <w:basedOn w:val="TableNormal5"/>
    <w:tblPr>
      <w:tblCellMar>
        <w:top w:w="15.0" w:type="dxa"/>
        <w:left w:w="15.0" w:type="dxa"/>
        <w:bottom w:w="15.0" w:type="dxa"/>
        <w:right w:w="15.0" w:type="dxa"/>
      </w:tblCellMar>
    </w:tblPr>
  </w:style>
  <w:style w:type="table" w:styleId="Style200" w:customStyle="1">
    <w:name w:val="_Style 200"/>
    <w:basedOn w:val="TableNormal5"/>
    <w:tblPr>
      <w:tblCellMar>
        <w:top w:w="15.0" w:type="dxa"/>
        <w:left w:w="15.0" w:type="dxa"/>
        <w:bottom w:w="15.0" w:type="dxa"/>
        <w:right w:w="15.0" w:type="dxa"/>
      </w:tblCellMar>
    </w:tblPr>
  </w:style>
  <w:style w:type="table" w:styleId="Style201" w:customStyle="1">
    <w:name w:val="_Style 201"/>
    <w:basedOn w:val="TableNormal5"/>
    <w:tblPr>
      <w:tblCellMar>
        <w:top w:w="15.0" w:type="dxa"/>
        <w:left w:w="15.0" w:type="dxa"/>
        <w:bottom w:w="15.0" w:type="dxa"/>
        <w:right w:w="15.0" w:type="dxa"/>
      </w:tblCellMar>
    </w:tblPr>
  </w:style>
  <w:style w:type="table" w:styleId="Style202" w:customStyle="1">
    <w:name w:val="_Style 202"/>
    <w:basedOn w:val="TableNormal5"/>
    <w:tblPr>
      <w:tblCellMar>
        <w:top w:w="15.0" w:type="dxa"/>
        <w:left w:w="15.0" w:type="dxa"/>
        <w:bottom w:w="15.0" w:type="dxa"/>
        <w:right w:w="15.0" w:type="dxa"/>
      </w:tblCellMar>
    </w:tblPr>
  </w:style>
  <w:style w:type="table" w:styleId="Style203" w:customStyle="1">
    <w:name w:val="_Style 203"/>
    <w:basedOn w:val="TableNormal5"/>
    <w:tblPr>
      <w:tblCellMar>
        <w:top w:w="15.0" w:type="dxa"/>
        <w:left w:w="15.0" w:type="dxa"/>
        <w:bottom w:w="15.0" w:type="dxa"/>
        <w:right w:w="15.0" w:type="dxa"/>
      </w:tblCellMar>
    </w:tblPr>
  </w:style>
  <w:style w:type="table" w:styleId="Style204" w:customStyle="1">
    <w:name w:val="_Style 204"/>
    <w:basedOn w:val="TableNormal5"/>
    <w:tblPr>
      <w:tblCellMar>
        <w:top w:w="15.0" w:type="dxa"/>
        <w:left w:w="15.0" w:type="dxa"/>
        <w:bottom w:w="15.0" w:type="dxa"/>
        <w:right w:w="15.0" w:type="dxa"/>
      </w:tblCellMar>
    </w:tblPr>
  </w:style>
  <w:style w:type="table" w:styleId="Style205" w:customStyle="1">
    <w:name w:val="_Style 205"/>
    <w:basedOn w:val="TableNormal5"/>
    <w:tblPr>
      <w:tblCellMar>
        <w:top w:w="15.0" w:type="dxa"/>
        <w:left w:w="15.0" w:type="dxa"/>
        <w:bottom w:w="15.0" w:type="dxa"/>
        <w:right w:w="15.0" w:type="dxa"/>
      </w:tblCellMar>
    </w:tblPr>
  </w:style>
  <w:style w:type="table" w:styleId="Style206" w:customStyle="1">
    <w:name w:val="_Style 206"/>
    <w:basedOn w:val="TableNormal5"/>
    <w:tblPr>
      <w:tblCellMar>
        <w:top w:w="15.0" w:type="dxa"/>
        <w:left w:w="15.0" w:type="dxa"/>
        <w:bottom w:w="15.0" w:type="dxa"/>
        <w:right w:w="15.0" w:type="dxa"/>
      </w:tblCellMar>
    </w:tblPr>
  </w:style>
  <w:style w:type="table" w:styleId="Style207" w:customStyle="1">
    <w:name w:val="_Style 207"/>
    <w:basedOn w:val="TableNormal5"/>
    <w:tblPr>
      <w:tblCellMar>
        <w:top w:w="15.0" w:type="dxa"/>
        <w:left w:w="15.0" w:type="dxa"/>
        <w:bottom w:w="15.0" w:type="dxa"/>
        <w:right w:w="15.0" w:type="dxa"/>
      </w:tblCellMar>
    </w:tblPr>
  </w:style>
  <w:style w:type="table" w:styleId="Style208" w:customStyle="1">
    <w:name w:val="_Style 208"/>
    <w:basedOn w:val="TableNormal5"/>
    <w:tblPr>
      <w:tblCellMar>
        <w:top w:w="15.0" w:type="dxa"/>
        <w:left w:w="15.0" w:type="dxa"/>
        <w:bottom w:w="15.0" w:type="dxa"/>
        <w:right w:w="15.0" w:type="dxa"/>
      </w:tblCellMar>
    </w:tblPr>
  </w:style>
  <w:style w:type="table" w:styleId="Style209" w:customStyle="1">
    <w:name w:val="_Style 209"/>
    <w:basedOn w:val="TableNormal5"/>
    <w:tblPr>
      <w:tblCellMar>
        <w:top w:w="15.0" w:type="dxa"/>
        <w:left w:w="15.0" w:type="dxa"/>
        <w:bottom w:w="15.0" w:type="dxa"/>
        <w:right w:w="15.0" w:type="dxa"/>
      </w:tblCellMar>
    </w:tblPr>
  </w:style>
  <w:style w:type="table" w:styleId="Style210" w:customStyle="1">
    <w:name w:val="_Style 210"/>
    <w:basedOn w:val="TableNormal5"/>
    <w:tblPr>
      <w:tblCellMar>
        <w:top w:w="15.0" w:type="dxa"/>
        <w:left w:w="15.0" w:type="dxa"/>
        <w:bottom w:w="15.0" w:type="dxa"/>
        <w:right w:w="15.0" w:type="dxa"/>
      </w:tblCellMar>
    </w:tblPr>
  </w:style>
  <w:style w:type="table" w:styleId="Style211" w:customStyle="1">
    <w:name w:val="_Style 211"/>
    <w:basedOn w:val="TableNormal5"/>
    <w:tblPr>
      <w:tblCellMar>
        <w:top w:w="15.0" w:type="dxa"/>
        <w:left w:w="15.0" w:type="dxa"/>
        <w:bottom w:w="15.0" w:type="dxa"/>
        <w:right w:w="15.0" w:type="dxa"/>
      </w:tblCellMar>
    </w:tblPr>
  </w:style>
  <w:style w:type="table" w:styleId="Style212" w:customStyle="1">
    <w:name w:val="_Style 212"/>
    <w:basedOn w:val="TableNormal5"/>
    <w:tblPr>
      <w:tblCellMar>
        <w:top w:w="15.0" w:type="dxa"/>
        <w:left w:w="15.0" w:type="dxa"/>
        <w:bottom w:w="15.0" w:type="dxa"/>
        <w:right w:w="15.0" w:type="dxa"/>
      </w:tblCellMar>
    </w:tblPr>
  </w:style>
  <w:style w:type="table" w:styleId="Style213" w:customStyle="1">
    <w:name w:val="_Style 213"/>
    <w:basedOn w:val="TableNormal5"/>
    <w:tblPr>
      <w:tblCellMar>
        <w:top w:w="15.0" w:type="dxa"/>
        <w:left w:w="15.0" w:type="dxa"/>
        <w:bottom w:w="15.0" w:type="dxa"/>
        <w:right w:w="15.0" w:type="dxa"/>
      </w:tblCellMar>
    </w:tblPr>
  </w:style>
  <w:style w:type="table" w:styleId="Style214" w:customStyle="1">
    <w:name w:val="_Style 214"/>
    <w:basedOn w:val="TableNormal5"/>
    <w:tblPr>
      <w:tblCellMar>
        <w:top w:w="15.0" w:type="dxa"/>
        <w:left w:w="15.0" w:type="dxa"/>
        <w:bottom w:w="15.0" w:type="dxa"/>
        <w:right w:w="15.0" w:type="dxa"/>
      </w:tblCellMar>
    </w:tblPr>
  </w:style>
  <w:style w:type="table" w:styleId="Style215" w:customStyle="1">
    <w:name w:val="_Style 215"/>
    <w:basedOn w:val="TableNormal5"/>
    <w:tblPr>
      <w:tblCellMar>
        <w:top w:w="15.0" w:type="dxa"/>
        <w:left w:w="15.0" w:type="dxa"/>
        <w:bottom w:w="15.0" w:type="dxa"/>
        <w:right w:w="15.0" w:type="dxa"/>
      </w:tblCellMar>
    </w:tblPr>
  </w:style>
  <w:style w:type="table" w:styleId="Style216" w:customStyle="1">
    <w:name w:val="_Style 216"/>
    <w:basedOn w:val="TableNormal5"/>
    <w:tblPr>
      <w:tblCellMar>
        <w:top w:w="15.0" w:type="dxa"/>
        <w:left w:w="15.0" w:type="dxa"/>
        <w:bottom w:w="15.0" w:type="dxa"/>
        <w:right w:w="15.0" w:type="dxa"/>
      </w:tblCellMar>
    </w:tblPr>
  </w:style>
  <w:style w:type="table" w:styleId="Style217" w:customStyle="1">
    <w:name w:val="_Style 217"/>
    <w:basedOn w:val="TableNormal5"/>
    <w:tblPr>
      <w:tblCellMar>
        <w:top w:w="15.0" w:type="dxa"/>
        <w:left w:w="15.0" w:type="dxa"/>
        <w:bottom w:w="15.0" w:type="dxa"/>
        <w:right w:w="15.0" w:type="dxa"/>
      </w:tblCellMar>
    </w:tblPr>
  </w:style>
  <w:style w:type="table" w:styleId="Style218" w:customStyle="1">
    <w:name w:val="_Style 218"/>
    <w:basedOn w:val="TableNormal5"/>
    <w:tblPr>
      <w:tblCellMar>
        <w:top w:w="15.0" w:type="dxa"/>
        <w:left w:w="15.0" w:type="dxa"/>
        <w:bottom w:w="15.0" w:type="dxa"/>
        <w:right w:w="15.0" w:type="dxa"/>
      </w:tblCellMar>
    </w:tblPr>
  </w:style>
  <w:style w:type="table" w:styleId="Style219" w:customStyle="1">
    <w:name w:val="_Style 219"/>
    <w:basedOn w:val="TableNormal5"/>
    <w:tblPr>
      <w:tblCellMar>
        <w:top w:w="15.0" w:type="dxa"/>
        <w:left w:w="15.0" w:type="dxa"/>
        <w:bottom w:w="15.0" w:type="dxa"/>
        <w:right w:w="15.0" w:type="dxa"/>
      </w:tblCellMar>
    </w:tblPr>
  </w:style>
  <w:style w:type="table" w:styleId="Style220" w:customStyle="1">
    <w:name w:val="_Style 220"/>
    <w:basedOn w:val="TableNormal5"/>
    <w:tblPr>
      <w:tblCellMar>
        <w:top w:w="15.0" w:type="dxa"/>
        <w:left w:w="15.0" w:type="dxa"/>
        <w:bottom w:w="15.0" w:type="dxa"/>
        <w:right w:w="15.0" w:type="dxa"/>
      </w:tblCellMar>
    </w:tblPr>
  </w:style>
  <w:style w:type="table" w:styleId="Style221" w:customStyle="1">
    <w:name w:val="_Style 221"/>
    <w:basedOn w:val="TableNormal5"/>
    <w:tblPr>
      <w:tblCellMar>
        <w:top w:w="15.0" w:type="dxa"/>
        <w:left w:w="15.0" w:type="dxa"/>
        <w:bottom w:w="15.0" w:type="dxa"/>
        <w:right w:w="15.0" w:type="dxa"/>
      </w:tblCellMar>
    </w:tblPr>
  </w:style>
  <w:style w:type="table" w:styleId="Style222" w:customStyle="1">
    <w:name w:val="_Style 222"/>
    <w:basedOn w:val="TableNormal5"/>
    <w:tblPr>
      <w:tblCellMar>
        <w:top w:w="15.0" w:type="dxa"/>
        <w:left w:w="15.0" w:type="dxa"/>
        <w:bottom w:w="15.0" w:type="dxa"/>
        <w:right w:w="15.0" w:type="dxa"/>
      </w:tblCellMar>
    </w:tblPr>
  </w:style>
  <w:style w:type="table" w:styleId="Style223" w:customStyle="1">
    <w:name w:val="_Style 223"/>
    <w:basedOn w:val="TableNormal5"/>
    <w:tblPr>
      <w:tblCellMar>
        <w:top w:w="15.0" w:type="dxa"/>
        <w:left w:w="15.0" w:type="dxa"/>
        <w:bottom w:w="15.0" w:type="dxa"/>
        <w:right w:w="15.0" w:type="dxa"/>
      </w:tblCellMar>
    </w:tblPr>
  </w:style>
  <w:style w:type="table" w:styleId="Style224" w:customStyle="1">
    <w:name w:val="_Style 224"/>
    <w:basedOn w:val="TableNormal5"/>
    <w:tblPr>
      <w:tblCellMar>
        <w:top w:w="15.0" w:type="dxa"/>
        <w:left w:w="15.0" w:type="dxa"/>
        <w:bottom w:w="15.0" w:type="dxa"/>
        <w:right w:w="15.0" w:type="dxa"/>
      </w:tblCellMar>
    </w:tblPr>
  </w:style>
  <w:style w:type="table" w:styleId="Style225" w:customStyle="1">
    <w:name w:val="_Style 225"/>
    <w:basedOn w:val="TableNormal5"/>
    <w:tblPr>
      <w:tblCellMar>
        <w:top w:w="15.0" w:type="dxa"/>
        <w:left w:w="15.0" w:type="dxa"/>
        <w:bottom w:w="15.0" w:type="dxa"/>
        <w:right w:w="15.0" w:type="dxa"/>
      </w:tblCellMar>
    </w:tblPr>
  </w:style>
  <w:style w:type="table" w:styleId="Style226" w:customStyle="1">
    <w:name w:val="_Style 226"/>
    <w:basedOn w:val="TableNormal5"/>
    <w:tblPr>
      <w:tblCellMar>
        <w:top w:w="15.0" w:type="dxa"/>
        <w:left w:w="15.0" w:type="dxa"/>
        <w:bottom w:w="15.0" w:type="dxa"/>
        <w:right w:w="15.0" w:type="dxa"/>
      </w:tblCellMar>
    </w:tblPr>
  </w:style>
  <w:style w:type="table" w:styleId="Style227" w:customStyle="1">
    <w:name w:val="_Style 227"/>
    <w:basedOn w:val="TableNormal5"/>
    <w:tblPr>
      <w:tblCellMar>
        <w:top w:w="15.0" w:type="dxa"/>
        <w:left w:w="15.0" w:type="dxa"/>
        <w:bottom w:w="15.0" w:type="dxa"/>
        <w:right w:w="15.0" w:type="dxa"/>
      </w:tblCellMar>
    </w:tblPr>
  </w:style>
  <w:style w:type="table" w:styleId="Style228" w:customStyle="1">
    <w:name w:val="_Style 228"/>
    <w:basedOn w:val="TableNormal5"/>
    <w:tblPr>
      <w:tblCellMar>
        <w:top w:w="15.0" w:type="dxa"/>
        <w:left w:w="15.0" w:type="dxa"/>
        <w:bottom w:w="15.0" w:type="dxa"/>
        <w:right w:w="15.0" w:type="dxa"/>
      </w:tblCellMar>
    </w:tblPr>
  </w:style>
  <w:style w:type="table" w:styleId="Style229" w:customStyle="1">
    <w:name w:val="_Style 229"/>
    <w:basedOn w:val="TableNormal3"/>
    <w:tblPr>
      <w:tblCellMar>
        <w:top w:w="15.0" w:type="dxa"/>
        <w:left w:w="15.0" w:type="dxa"/>
        <w:bottom w:w="15.0" w:type="dxa"/>
        <w:right w:w="15.0" w:type="dxa"/>
      </w:tblCellMar>
    </w:tblPr>
  </w:style>
  <w:style w:type="table" w:styleId="Style230" w:customStyle="1">
    <w:name w:val="_Style 230"/>
    <w:basedOn w:val="TableNormal3"/>
    <w:tblPr>
      <w:tblCellMar>
        <w:top w:w="15.0" w:type="dxa"/>
        <w:left w:w="15.0" w:type="dxa"/>
        <w:bottom w:w="15.0" w:type="dxa"/>
        <w:right w:w="15.0" w:type="dxa"/>
      </w:tblCellMar>
    </w:tblPr>
  </w:style>
  <w:style w:type="table" w:styleId="Style231" w:customStyle="1">
    <w:name w:val="_Style 231"/>
    <w:basedOn w:val="TableNormal3"/>
    <w:tblPr>
      <w:tblCellMar>
        <w:top w:w="15.0" w:type="dxa"/>
        <w:left w:w="15.0" w:type="dxa"/>
        <w:bottom w:w="15.0" w:type="dxa"/>
        <w:right w:w="15.0" w:type="dxa"/>
      </w:tblCellMar>
    </w:tblPr>
  </w:style>
  <w:style w:type="table" w:styleId="Style232" w:customStyle="1">
    <w:name w:val="_Style 232"/>
    <w:basedOn w:val="TableNormal3"/>
    <w:tblPr>
      <w:tblCellMar>
        <w:top w:w="15.0" w:type="dxa"/>
        <w:left w:w="15.0" w:type="dxa"/>
        <w:bottom w:w="15.0" w:type="dxa"/>
        <w:right w:w="15.0" w:type="dxa"/>
      </w:tblCellMar>
    </w:tblPr>
  </w:style>
  <w:style w:type="table" w:styleId="Style233" w:customStyle="1">
    <w:name w:val="_Style 233"/>
    <w:basedOn w:val="TableNormal3"/>
    <w:tblPr>
      <w:tblCellMar>
        <w:top w:w="15.0" w:type="dxa"/>
        <w:left w:w="15.0" w:type="dxa"/>
        <w:bottom w:w="15.0" w:type="dxa"/>
        <w:right w:w="15.0" w:type="dxa"/>
      </w:tblCellMar>
    </w:tblPr>
  </w:style>
  <w:style w:type="table" w:styleId="Style234" w:customStyle="1">
    <w:name w:val="_Style 234"/>
    <w:basedOn w:val="TableNormal3"/>
    <w:tblPr>
      <w:tblCellMar>
        <w:top w:w="15.0" w:type="dxa"/>
        <w:left w:w="15.0" w:type="dxa"/>
        <w:bottom w:w="15.0" w:type="dxa"/>
        <w:right w:w="15.0" w:type="dxa"/>
      </w:tblCellMar>
    </w:tblPr>
  </w:style>
  <w:style w:type="table" w:styleId="Style235" w:customStyle="1">
    <w:name w:val="_Style 235"/>
    <w:basedOn w:val="TableNormal3"/>
    <w:tblPr>
      <w:tblCellMar>
        <w:top w:w="15.0" w:type="dxa"/>
        <w:left w:w="15.0" w:type="dxa"/>
        <w:bottom w:w="15.0" w:type="dxa"/>
        <w:right w:w="15.0" w:type="dxa"/>
      </w:tblCellMar>
    </w:tblPr>
  </w:style>
  <w:style w:type="table" w:styleId="Style236" w:customStyle="1">
    <w:name w:val="_Style 236"/>
    <w:basedOn w:val="TableNormal3"/>
    <w:tblPr>
      <w:tblCellMar>
        <w:top w:w="15.0" w:type="dxa"/>
        <w:left w:w="15.0" w:type="dxa"/>
        <w:bottom w:w="15.0" w:type="dxa"/>
        <w:right w:w="15.0" w:type="dxa"/>
      </w:tblCellMar>
    </w:tblPr>
  </w:style>
  <w:style w:type="table" w:styleId="Style237" w:customStyle="1">
    <w:name w:val="_Style 237"/>
    <w:basedOn w:val="TableNormal3"/>
    <w:tblPr>
      <w:tblCellMar>
        <w:top w:w="15.0" w:type="dxa"/>
        <w:left w:w="15.0" w:type="dxa"/>
        <w:bottom w:w="15.0" w:type="dxa"/>
        <w:right w:w="15.0" w:type="dxa"/>
      </w:tblCellMar>
    </w:tblPr>
  </w:style>
  <w:style w:type="table" w:styleId="Style238" w:customStyle="1">
    <w:name w:val="_Style 238"/>
    <w:basedOn w:val="TableNormal3"/>
    <w:tblPr>
      <w:tblCellMar>
        <w:top w:w="15.0" w:type="dxa"/>
        <w:left w:w="15.0" w:type="dxa"/>
        <w:bottom w:w="15.0" w:type="dxa"/>
        <w:right w:w="15.0" w:type="dxa"/>
      </w:tblCellMar>
    </w:tblPr>
  </w:style>
  <w:style w:type="table" w:styleId="Style239" w:customStyle="1">
    <w:name w:val="_Style 239"/>
    <w:basedOn w:val="TableNormal3"/>
    <w:tblPr>
      <w:tblCellMar>
        <w:top w:w="15.0" w:type="dxa"/>
        <w:left w:w="15.0" w:type="dxa"/>
        <w:bottom w:w="15.0" w:type="dxa"/>
        <w:right w:w="15.0" w:type="dxa"/>
      </w:tblCellMar>
    </w:tblPr>
  </w:style>
  <w:style w:type="table" w:styleId="Style240" w:customStyle="1">
    <w:name w:val="_Style 240"/>
    <w:basedOn w:val="TableNormal3"/>
    <w:tblPr>
      <w:tblCellMar>
        <w:top w:w="15.0" w:type="dxa"/>
        <w:left w:w="15.0" w:type="dxa"/>
        <w:bottom w:w="15.0" w:type="dxa"/>
        <w:right w:w="15.0" w:type="dxa"/>
      </w:tblCellMar>
    </w:tblPr>
  </w:style>
  <w:style w:type="table" w:styleId="Style241" w:customStyle="1">
    <w:name w:val="_Style 241"/>
    <w:basedOn w:val="TableNormal3"/>
    <w:tblPr>
      <w:tblCellMar>
        <w:top w:w="15.0" w:type="dxa"/>
        <w:left w:w="15.0" w:type="dxa"/>
        <w:bottom w:w="15.0" w:type="dxa"/>
        <w:right w:w="15.0" w:type="dxa"/>
      </w:tblCellMar>
    </w:tblPr>
  </w:style>
  <w:style w:type="table" w:styleId="Style242" w:customStyle="1">
    <w:name w:val="_Style 242"/>
    <w:basedOn w:val="TableNormal3"/>
    <w:tblPr>
      <w:tblCellMar>
        <w:top w:w="15.0" w:type="dxa"/>
        <w:left w:w="15.0" w:type="dxa"/>
        <w:bottom w:w="15.0" w:type="dxa"/>
        <w:right w:w="15.0" w:type="dxa"/>
      </w:tblCellMar>
    </w:tblPr>
  </w:style>
  <w:style w:type="table" w:styleId="Style243" w:customStyle="1">
    <w:name w:val="_Style 243"/>
    <w:basedOn w:val="TableNormal3"/>
    <w:tblPr>
      <w:tblCellMar>
        <w:top w:w="15.0" w:type="dxa"/>
        <w:left w:w="15.0" w:type="dxa"/>
        <w:bottom w:w="15.0" w:type="dxa"/>
        <w:right w:w="15.0" w:type="dxa"/>
      </w:tblCellMar>
    </w:tblPr>
  </w:style>
  <w:style w:type="table" w:styleId="Style244" w:customStyle="1">
    <w:name w:val="_Style 244"/>
    <w:basedOn w:val="TableNormal3"/>
    <w:tblPr>
      <w:tblCellMar>
        <w:top w:w="15.0" w:type="dxa"/>
        <w:left w:w="15.0" w:type="dxa"/>
        <w:bottom w:w="15.0" w:type="dxa"/>
        <w:right w:w="15.0" w:type="dxa"/>
      </w:tblCellMar>
    </w:tblPr>
  </w:style>
  <w:style w:type="table" w:styleId="Style245" w:customStyle="1">
    <w:name w:val="_Style 245"/>
    <w:basedOn w:val="TableNormal3"/>
    <w:tblPr>
      <w:tblCellMar>
        <w:top w:w="15.0" w:type="dxa"/>
        <w:left w:w="15.0" w:type="dxa"/>
        <w:bottom w:w="15.0" w:type="dxa"/>
        <w:right w:w="15.0" w:type="dxa"/>
      </w:tblCellMar>
    </w:tblPr>
  </w:style>
  <w:style w:type="table" w:styleId="Style246" w:customStyle="1">
    <w:name w:val="_Style 246"/>
    <w:basedOn w:val="TableNormal3"/>
    <w:tblPr>
      <w:tblCellMar>
        <w:top w:w="15.0" w:type="dxa"/>
        <w:left w:w="15.0" w:type="dxa"/>
        <w:bottom w:w="15.0" w:type="dxa"/>
        <w:right w:w="15.0" w:type="dxa"/>
      </w:tblCellMar>
    </w:tblPr>
  </w:style>
  <w:style w:type="table" w:styleId="Style247" w:customStyle="1">
    <w:name w:val="_Style 247"/>
    <w:basedOn w:val="TableNormal3"/>
    <w:tblPr>
      <w:tblCellMar>
        <w:top w:w="15.0" w:type="dxa"/>
        <w:left w:w="15.0" w:type="dxa"/>
        <w:bottom w:w="15.0" w:type="dxa"/>
        <w:right w:w="15.0" w:type="dxa"/>
      </w:tblCellMar>
    </w:tblPr>
  </w:style>
  <w:style w:type="table" w:styleId="Style248" w:customStyle="1">
    <w:name w:val="_Style 248"/>
    <w:basedOn w:val="TableNormal3"/>
    <w:tblPr>
      <w:tblCellMar>
        <w:top w:w="15.0" w:type="dxa"/>
        <w:left w:w="15.0" w:type="dxa"/>
        <w:bottom w:w="15.0" w:type="dxa"/>
        <w:right w:w="15.0" w:type="dxa"/>
      </w:tblCellMar>
    </w:tblPr>
  </w:style>
  <w:style w:type="table" w:styleId="Style249" w:customStyle="1">
    <w:name w:val="_Style 249"/>
    <w:basedOn w:val="TableNormal3"/>
    <w:tblPr>
      <w:tblCellMar>
        <w:top w:w="15.0" w:type="dxa"/>
        <w:left w:w="15.0" w:type="dxa"/>
        <w:bottom w:w="15.0" w:type="dxa"/>
        <w:right w:w="15.0" w:type="dxa"/>
      </w:tblCellMar>
    </w:tblPr>
  </w:style>
  <w:style w:type="table" w:styleId="Style250" w:customStyle="1">
    <w:name w:val="_Style 250"/>
    <w:basedOn w:val="TableNormal3"/>
    <w:tblPr>
      <w:tblCellMar>
        <w:top w:w="15.0" w:type="dxa"/>
        <w:left w:w="15.0" w:type="dxa"/>
        <w:bottom w:w="15.0" w:type="dxa"/>
        <w:right w:w="15.0" w:type="dxa"/>
      </w:tblCellMar>
    </w:tblPr>
  </w:style>
  <w:style w:type="table" w:styleId="Style251" w:customStyle="1">
    <w:name w:val="_Style 251"/>
    <w:basedOn w:val="TableNormal3"/>
    <w:tblPr>
      <w:tblCellMar>
        <w:top w:w="100.0" w:type="dxa"/>
        <w:left w:w="100.0" w:type="dxa"/>
        <w:bottom w:w="100.0" w:type="dxa"/>
        <w:right w:w="100.0" w:type="dxa"/>
      </w:tblCellMar>
    </w:tblPr>
  </w:style>
  <w:style w:type="table" w:styleId="Style252" w:customStyle="1">
    <w:name w:val="_Style 252"/>
    <w:basedOn w:val="TableNormal3"/>
    <w:tblPr>
      <w:tblCellMar>
        <w:top w:w="15.0" w:type="dxa"/>
        <w:left w:w="15.0" w:type="dxa"/>
        <w:bottom w:w="15.0" w:type="dxa"/>
        <w:right w:w="15.0" w:type="dxa"/>
      </w:tblCellMar>
    </w:tblPr>
  </w:style>
  <w:style w:type="table" w:styleId="Style253" w:customStyle="1">
    <w:name w:val="_Style 253"/>
    <w:basedOn w:val="TableNormal3"/>
    <w:tblPr>
      <w:tblCellMar>
        <w:top w:w="15.0" w:type="dxa"/>
        <w:left w:w="15.0" w:type="dxa"/>
        <w:bottom w:w="15.0" w:type="dxa"/>
        <w:right w:w="15.0" w:type="dxa"/>
      </w:tblCellMar>
    </w:tblPr>
  </w:style>
  <w:style w:type="table" w:styleId="Style254" w:customStyle="1">
    <w:name w:val="_Style 254"/>
    <w:basedOn w:val="TableNormal3"/>
    <w:tblPr>
      <w:tblCellMar>
        <w:top w:w="15.0" w:type="dxa"/>
        <w:left w:w="15.0" w:type="dxa"/>
        <w:bottom w:w="15.0" w:type="dxa"/>
        <w:right w:w="15.0" w:type="dxa"/>
      </w:tblCellMar>
    </w:tblPr>
  </w:style>
  <w:style w:type="table" w:styleId="Style255" w:customStyle="1">
    <w:name w:val="_Style 255"/>
    <w:basedOn w:val="TableNormal3"/>
    <w:tblPr>
      <w:tblCellMar>
        <w:top w:w="100.0" w:type="dxa"/>
        <w:left w:w="100.0" w:type="dxa"/>
        <w:bottom w:w="100.0" w:type="dxa"/>
        <w:right w:w="100.0" w:type="dxa"/>
      </w:tblCellMar>
    </w:tblPr>
  </w:style>
  <w:style w:type="table" w:styleId="Style256" w:customStyle="1">
    <w:name w:val="_Style 256"/>
    <w:basedOn w:val="TableNormal3"/>
    <w:tblPr>
      <w:tblCellMar>
        <w:top w:w="15.0" w:type="dxa"/>
        <w:left w:w="15.0" w:type="dxa"/>
        <w:bottom w:w="15.0" w:type="dxa"/>
        <w:right w:w="15.0" w:type="dxa"/>
      </w:tblCellMar>
    </w:tblPr>
  </w:style>
  <w:style w:type="table" w:styleId="Style257" w:customStyle="1">
    <w:name w:val="_Style 257"/>
    <w:basedOn w:val="TableNormal3"/>
    <w:tblPr>
      <w:tblCellMar>
        <w:top w:w="15.0" w:type="dxa"/>
        <w:left w:w="15.0" w:type="dxa"/>
        <w:bottom w:w="15.0" w:type="dxa"/>
        <w:right w:w="15.0" w:type="dxa"/>
      </w:tblCellMar>
    </w:tblPr>
  </w:style>
  <w:style w:type="table" w:styleId="Style258" w:customStyle="1">
    <w:name w:val="_Style 258"/>
    <w:basedOn w:val="TableNormal3"/>
    <w:tblPr>
      <w:tblCellMar>
        <w:top w:w="15.0" w:type="dxa"/>
        <w:left w:w="15.0" w:type="dxa"/>
        <w:bottom w:w="15.0" w:type="dxa"/>
        <w:right w:w="15.0" w:type="dxa"/>
      </w:tblCellMar>
    </w:tblPr>
  </w:style>
  <w:style w:type="table" w:styleId="Style259" w:customStyle="1">
    <w:name w:val="_Style 259"/>
    <w:basedOn w:val="TableNormal3"/>
    <w:tblPr>
      <w:tblCellMar>
        <w:top w:w="15.0" w:type="dxa"/>
        <w:left w:w="15.0" w:type="dxa"/>
        <w:bottom w:w="15.0" w:type="dxa"/>
        <w:right w:w="15.0" w:type="dxa"/>
      </w:tblCellMar>
    </w:tblPr>
  </w:style>
  <w:style w:type="table" w:styleId="Style260" w:customStyle="1">
    <w:name w:val="_Style 260"/>
    <w:basedOn w:val="TableNormal3"/>
    <w:tblPr>
      <w:tblCellMar>
        <w:top w:w="15.0" w:type="dxa"/>
        <w:left w:w="15.0" w:type="dxa"/>
        <w:bottom w:w="15.0" w:type="dxa"/>
        <w:right w:w="15.0" w:type="dxa"/>
      </w:tblCellMar>
    </w:tblPr>
  </w:style>
  <w:style w:type="table" w:styleId="Style261" w:customStyle="1">
    <w:name w:val="_Style 261"/>
    <w:basedOn w:val="TableNormal3"/>
    <w:tblPr>
      <w:tblCellMar>
        <w:top w:w="15.0" w:type="dxa"/>
        <w:left w:w="15.0" w:type="dxa"/>
        <w:bottom w:w="15.0" w:type="dxa"/>
        <w:right w:w="15.0" w:type="dxa"/>
      </w:tblCellMar>
    </w:tblPr>
  </w:style>
  <w:style w:type="table" w:styleId="Style262" w:customStyle="1">
    <w:name w:val="_Style 262"/>
    <w:basedOn w:val="TableNormal3"/>
    <w:tblPr>
      <w:tblCellMar>
        <w:top w:w="15.0" w:type="dxa"/>
        <w:left w:w="15.0" w:type="dxa"/>
        <w:bottom w:w="15.0" w:type="dxa"/>
        <w:right w:w="15.0" w:type="dxa"/>
      </w:tblCellMar>
    </w:tblPr>
  </w:style>
  <w:style w:type="table" w:styleId="Style263" w:customStyle="1">
    <w:name w:val="_Style 263"/>
    <w:basedOn w:val="TableNormal3"/>
    <w:tblPr>
      <w:tblCellMar>
        <w:left w:w="108.0" w:type="dxa"/>
        <w:right w:w="108.0" w:type="dxa"/>
      </w:tblCellMar>
    </w:tblPr>
  </w:style>
  <w:style w:type="table" w:styleId="Style264" w:customStyle="1">
    <w:name w:val="_Style 264"/>
    <w:basedOn w:val="TableNormal3"/>
    <w:tblPr>
      <w:tblCellMar>
        <w:top w:w="15.0" w:type="dxa"/>
        <w:left w:w="15.0" w:type="dxa"/>
        <w:bottom w:w="15.0" w:type="dxa"/>
        <w:right w:w="15.0" w:type="dxa"/>
      </w:tblCellMar>
    </w:tblPr>
  </w:style>
  <w:style w:type="table" w:styleId="Style265" w:customStyle="1">
    <w:name w:val="_Style 265"/>
    <w:basedOn w:val="TableNormal3"/>
    <w:tblPr>
      <w:tblCellMar>
        <w:top w:w="15.0" w:type="dxa"/>
        <w:left w:w="15.0" w:type="dxa"/>
        <w:bottom w:w="15.0" w:type="dxa"/>
        <w:right w:w="15.0" w:type="dxa"/>
      </w:tblCellMar>
    </w:tblPr>
  </w:style>
  <w:style w:type="table" w:styleId="Style266" w:customStyle="1">
    <w:name w:val="_Style 266"/>
    <w:basedOn w:val="TableNormal3"/>
    <w:tblPr>
      <w:tblCellMar>
        <w:top w:w="15.0" w:type="dxa"/>
        <w:left w:w="15.0" w:type="dxa"/>
        <w:bottom w:w="15.0" w:type="dxa"/>
        <w:right w:w="15.0" w:type="dxa"/>
      </w:tblCellMar>
    </w:tblPr>
  </w:style>
  <w:style w:type="table" w:styleId="Style267" w:customStyle="1">
    <w:name w:val="_Style 267"/>
    <w:basedOn w:val="TableNormal3"/>
    <w:tblPr>
      <w:tblCellMar>
        <w:top w:w="15.0" w:type="dxa"/>
        <w:left w:w="15.0" w:type="dxa"/>
        <w:bottom w:w="15.0" w:type="dxa"/>
        <w:right w:w="15.0" w:type="dxa"/>
      </w:tblCellMar>
    </w:tblPr>
  </w:style>
  <w:style w:type="table" w:styleId="Style268" w:customStyle="1">
    <w:name w:val="_Style 268"/>
    <w:basedOn w:val="TableNormal3"/>
    <w:tblPr>
      <w:tblCellMar>
        <w:top w:w="15.0" w:type="dxa"/>
        <w:left w:w="15.0" w:type="dxa"/>
        <w:bottom w:w="15.0" w:type="dxa"/>
        <w:right w:w="15.0" w:type="dxa"/>
      </w:tblCellMar>
    </w:tblPr>
  </w:style>
  <w:style w:type="paragraph" w:styleId="Default" w:customStyle="1">
    <w:name w:val="Default"/>
    <w:pPr>
      <w:autoSpaceDE w:val="0"/>
      <w:autoSpaceDN w:val="0"/>
      <w:adjustRightInd w:val="0"/>
    </w:pPr>
    <w:rPr>
      <w:rFonts w:ascii="Arial" w:cs="Arial" w:eastAsia="Arial" w:hAnsi="Arial"/>
      <w:color w:val="000000"/>
      <w:sz w:val="24"/>
      <w:szCs w:val="24"/>
    </w:rPr>
  </w:style>
  <w:style w:type="table" w:styleId="Style271" w:customStyle="1">
    <w:name w:val="_Style 271"/>
    <w:basedOn w:val="TableNormal1"/>
    <w:tblPr>
      <w:tblCellMar>
        <w:top w:w="15.0" w:type="dxa"/>
        <w:left w:w="15.0" w:type="dxa"/>
        <w:bottom w:w="15.0" w:type="dxa"/>
        <w:right w:w="15.0" w:type="dxa"/>
      </w:tblCellMar>
    </w:tblPr>
  </w:style>
  <w:style w:type="table" w:styleId="Style272" w:customStyle="1">
    <w:name w:val="_Style 272"/>
    <w:basedOn w:val="TableNormal1"/>
    <w:tblPr>
      <w:tblCellMar>
        <w:top w:w="15.0" w:type="dxa"/>
        <w:left w:w="15.0" w:type="dxa"/>
        <w:bottom w:w="15.0" w:type="dxa"/>
        <w:right w:w="15.0" w:type="dxa"/>
      </w:tblCellMar>
    </w:tblPr>
  </w:style>
  <w:style w:type="table" w:styleId="Style273" w:customStyle="1">
    <w:name w:val="_Style 273"/>
    <w:basedOn w:val="TableNormal1"/>
    <w:tblPr>
      <w:tblCellMar>
        <w:top w:w="15.0" w:type="dxa"/>
        <w:left w:w="15.0" w:type="dxa"/>
        <w:bottom w:w="15.0" w:type="dxa"/>
        <w:right w:w="15.0" w:type="dxa"/>
      </w:tblCellMar>
    </w:tblPr>
  </w:style>
  <w:style w:type="table" w:styleId="Style274" w:customStyle="1">
    <w:name w:val="_Style 274"/>
    <w:basedOn w:val="TableNormal1"/>
    <w:tblPr>
      <w:tblCellMar>
        <w:top w:w="15.0" w:type="dxa"/>
        <w:left w:w="15.0" w:type="dxa"/>
        <w:bottom w:w="15.0" w:type="dxa"/>
        <w:right w:w="15.0" w:type="dxa"/>
      </w:tblCellMar>
    </w:tblPr>
  </w:style>
  <w:style w:type="table" w:styleId="Style275" w:customStyle="1">
    <w:name w:val="_Style 275"/>
    <w:basedOn w:val="TableNormal1"/>
    <w:tblPr>
      <w:tblCellMar>
        <w:top w:w="15.0" w:type="dxa"/>
        <w:left w:w="15.0" w:type="dxa"/>
        <w:bottom w:w="15.0" w:type="dxa"/>
        <w:right w:w="15.0" w:type="dxa"/>
      </w:tblCellMar>
    </w:tblPr>
  </w:style>
  <w:style w:type="table" w:styleId="Style276" w:customStyle="1">
    <w:name w:val="_Style 276"/>
    <w:basedOn w:val="TableNormal1"/>
    <w:tblPr>
      <w:tblCellMar>
        <w:top w:w="15.0" w:type="dxa"/>
        <w:left w:w="15.0" w:type="dxa"/>
        <w:bottom w:w="15.0" w:type="dxa"/>
        <w:right w:w="15.0" w:type="dxa"/>
      </w:tblCellMar>
    </w:tblPr>
  </w:style>
  <w:style w:type="table" w:styleId="Style277" w:customStyle="1">
    <w:name w:val="_Style 277"/>
    <w:basedOn w:val="TableNormal1"/>
    <w:tblPr>
      <w:tblCellMar>
        <w:top w:w="15.0" w:type="dxa"/>
        <w:left w:w="15.0" w:type="dxa"/>
        <w:bottom w:w="15.0" w:type="dxa"/>
        <w:right w:w="15.0" w:type="dxa"/>
      </w:tblCellMar>
    </w:tblPr>
  </w:style>
  <w:style w:type="table" w:styleId="Style278" w:customStyle="1">
    <w:name w:val="_Style 278"/>
    <w:basedOn w:val="TableNormal1"/>
    <w:tblPr>
      <w:tblCellMar>
        <w:top w:w="15.0" w:type="dxa"/>
        <w:left w:w="15.0" w:type="dxa"/>
        <w:bottom w:w="15.0" w:type="dxa"/>
        <w:right w:w="15.0" w:type="dxa"/>
      </w:tblCellMar>
    </w:tblPr>
  </w:style>
  <w:style w:type="table" w:styleId="Style279" w:customStyle="1">
    <w:name w:val="_Style 279"/>
    <w:basedOn w:val="TableNormal1"/>
    <w:tblPr>
      <w:tblCellMar>
        <w:top w:w="100.0" w:type="dxa"/>
        <w:left w:w="100.0" w:type="dxa"/>
        <w:bottom w:w="100.0" w:type="dxa"/>
        <w:right w:w="100.0" w:type="dxa"/>
      </w:tblCellMar>
    </w:tblPr>
  </w:style>
  <w:style w:type="table" w:styleId="Style280" w:customStyle="1">
    <w:name w:val="_Style 280"/>
    <w:basedOn w:val="TableNormal1"/>
    <w:tblPr>
      <w:tblCellMar>
        <w:top w:w="15.0" w:type="dxa"/>
        <w:left w:w="15.0" w:type="dxa"/>
        <w:bottom w:w="15.0" w:type="dxa"/>
        <w:right w:w="15.0" w:type="dxa"/>
      </w:tblCellMar>
    </w:tblPr>
  </w:style>
  <w:style w:type="table" w:styleId="Style281" w:customStyle="1">
    <w:name w:val="_Style 281"/>
    <w:basedOn w:val="TableNormal1"/>
    <w:tblPr>
      <w:tblCellMar>
        <w:top w:w="100.0" w:type="dxa"/>
        <w:left w:w="100.0" w:type="dxa"/>
        <w:bottom w:w="100.0" w:type="dxa"/>
        <w:right w:w="100.0" w:type="dxa"/>
      </w:tblCellMar>
    </w:tblPr>
  </w:style>
  <w:style w:type="table" w:styleId="Style282" w:customStyle="1">
    <w:name w:val="_Style 282"/>
    <w:basedOn w:val="TableNormal1"/>
    <w:tblPr>
      <w:tblCellMar>
        <w:top w:w="15.0" w:type="dxa"/>
        <w:left w:w="15.0" w:type="dxa"/>
        <w:bottom w:w="15.0" w:type="dxa"/>
        <w:right w:w="15.0" w:type="dxa"/>
      </w:tblCellMar>
    </w:tblPr>
  </w:style>
  <w:style w:type="table" w:styleId="Style283" w:customStyle="1">
    <w:name w:val="_Style 283"/>
    <w:basedOn w:val="TableNormal1"/>
    <w:tblPr>
      <w:tblCellMar>
        <w:top w:w="15.0" w:type="dxa"/>
        <w:left w:w="15.0" w:type="dxa"/>
        <w:bottom w:w="15.0" w:type="dxa"/>
        <w:right w:w="15.0" w:type="dxa"/>
      </w:tblCellMar>
    </w:tblPr>
  </w:style>
  <w:style w:type="table" w:styleId="Style284" w:customStyle="1">
    <w:name w:val="_Style 284"/>
    <w:basedOn w:val="TableNormal1"/>
    <w:tblPr>
      <w:tblCellMar>
        <w:top w:w="100.0" w:type="dxa"/>
        <w:left w:w="100.0" w:type="dxa"/>
        <w:bottom w:w="100.0" w:type="dxa"/>
        <w:right w:w="100.0" w:type="dxa"/>
      </w:tblCellMar>
    </w:tblPr>
  </w:style>
  <w:style w:type="table" w:styleId="Style285" w:customStyle="1">
    <w:name w:val="_Style 285"/>
    <w:basedOn w:val="TableNormal1"/>
    <w:tblPr>
      <w:tblCellMar>
        <w:top w:w="15.0" w:type="dxa"/>
        <w:left w:w="15.0" w:type="dxa"/>
        <w:bottom w:w="15.0" w:type="dxa"/>
        <w:right w:w="15.0" w:type="dxa"/>
      </w:tblCellMar>
    </w:tblPr>
  </w:style>
  <w:style w:type="table" w:styleId="Style286" w:customStyle="1">
    <w:name w:val="_Style 286"/>
    <w:basedOn w:val="TableNormal1"/>
    <w:tblPr>
      <w:tblCellMar>
        <w:top w:w="100.0" w:type="dxa"/>
        <w:left w:w="100.0" w:type="dxa"/>
        <w:bottom w:w="100.0" w:type="dxa"/>
        <w:right w:w="100.0" w:type="dxa"/>
      </w:tblCellMar>
    </w:tblPr>
  </w:style>
  <w:style w:type="table" w:styleId="Style287" w:customStyle="1">
    <w:name w:val="_Style 287"/>
    <w:basedOn w:val="TableNormal1"/>
    <w:tblPr>
      <w:tblCellMar>
        <w:top w:w="15.0" w:type="dxa"/>
        <w:left w:w="15.0" w:type="dxa"/>
        <w:bottom w:w="15.0" w:type="dxa"/>
        <w:right w:w="15.0" w:type="dxa"/>
      </w:tblCellMar>
    </w:tblPr>
  </w:style>
  <w:style w:type="table" w:styleId="Style288" w:customStyle="1">
    <w:name w:val="_Style 288"/>
    <w:basedOn w:val="TableNormal1"/>
    <w:tblPr>
      <w:tblCellMar>
        <w:top w:w="100.0" w:type="dxa"/>
        <w:left w:w="100.0" w:type="dxa"/>
        <w:bottom w:w="100.0" w:type="dxa"/>
        <w:right w:w="100.0" w:type="dxa"/>
      </w:tblCellMar>
    </w:tblPr>
  </w:style>
  <w:style w:type="table" w:styleId="Style289" w:customStyle="1">
    <w:name w:val="_Style 289"/>
    <w:basedOn w:val="TableNormal1"/>
    <w:tblPr>
      <w:tblCellMar>
        <w:top w:w="15.0" w:type="dxa"/>
        <w:left w:w="15.0" w:type="dxa"/>
        <w:bottom w:w="15.0" w:type="dxa"/>
        <w:right w:w="15.0" w:type="dxa"/>
      </w:tblCellMar>
    </w:tblPr>
  </w:style>
  <w:style w:type="table" w:styleId="Style290" w:customStyle="1">
    <w:name w:val="_Style 290"/>
    <w:basedOn w:val="TableNormal1"/>
    <w:tblPr>
      <w:tblCellMar>
        <w:top w:w="100.0" w:type="dxa"/>
        <w:left w:w="100.0" w:type="dxa"/>
        <w:bottom w:w="100.0" w:type="dxa"/>
        <w:right w:w="100.0" w:type="dxa"/>
      </w:tblCellMar>
    </w:tblPr>
  </w:style>
  <w:style w:type="table" w:styleId="Style291" w:customStyle="1">
    <w:name w:val="_Style 291"/>
    <w:basedOn w:val="TableNormal1"/>
    <w:tblPr>
      <w:tblCellMar>
        <w:top w:w="15.0" w:type="dxa"/>
        <w:left w:w="15.0" w:type="dxa"/>
        <w:bottom w:w="15.0" w:type="dxa"/>
        <w:right w:w="15.0" w:type="dxa"/>
      </w:tblCellMar>
    </w:tblPr>
  </w:style>
  <w:style w:type="table" w:styleId="Style292" w:customStyle="1">
    <w:name w:val="_Style 292"/>
    <w:basedOn w:val="TableNormal1"/>
    <w:tblPr>
      <w:tblCellMar>
        <w:top w:w="15.0" w:type="dxa"/>
        <w:left w:w="15.0" w:type="dxa"/>
        <w:bottom w:w="15.0" w:type="dxa"/>
        <w:right w:w="15.0" w:type="dxa"/>
      </w:tblCellMar>
    </w:tblPr>
  </w:style>
  <w:style w:type="table" w:styleId="Style293" w:customStyle="1">
    <w:name w:val="_Style 293"/>
    <w:basedOn w:val="TableNormal1"/>
    <w:tblPr>
      <w:tblCellMar>
        <w:top w:w="15.0" w:type="dxa"/>
        <w:left w:w="15.0" w:type="dxa"/>
        <w:bottom w:w="15.0" w:type="dxa"/>
        <w:right w:w="15.0" w:type="dxa"/>
      </w:tblCellMar>
    </w:tblPr>
  </w:style>
  <w:style w:type="table" w:styleId="Style294" w:customStyle="1">
    <w:name w:val="_Style 294"/>
    <w:basedOn w:val="TableNormal1"/>
    <w:tblPr>
      <w:tblCellMar>
        <w:top w:w="100.0" w:type="dxa"/>
        <w:left w:w="100.0" w:type="dxa"/>
        <w:bottom w:w="100.0" w:type="dxa"/>
        <w:right w:w="100.0" w:type="dxa"/>
      </w:tblCellMar>
    </w:tblPr>
  </w:style>
  <w:style w:type="table" w:styleId="Style295" w:customStyle="1">
    <w:name w:val="_Style 295"/>
    <w:basedOn w:val="TableNormal1"/>
    <w:tblPr>
      <w:tblCellMar>
        <w:top w:w="15.0" w:type="dxa"/>
        <w:left w:w="15.0" w:type="dxa"/>
        <w:bottom w:w="15.0" w:type="dxa"/>
        <w:right w:w="15.0" w:type="dxa"/>
      </w:tblCellMar>
    </w:tblPr>
  </w:style>
  <w:style w:type="table" w:styleId="Style296" w:customStyle="1">
    <w:name w:val="_Style 296"/>
    <w:basedOn w:val="TableNormal1"/>
    <w:tblPr>
      <w:tblCellMar>
        <w:top w:w="100.0" w:type="dxa"/>
        <w:left w:w="100.0" w:type="dxa"/>
        <w:bottom w:w="100.0" w:type="dxa"/>
        <w:right w:w="100.0" w:type="dxa"/>
      </w:tblCellMar>
    </w:tblPr>
  </w:style>
  <w:style w:type="table" w:styleId="Style297" w:customStyle="1">
    <w:name w:val="_Style 297"/>
    <w:basedOn w:val="TableNormal1"/>
    <w:tblPr>
      <w:tblCellMar>
        <w:top w:w="15.0" w:type="dxa"/>
        <w:left w:w="15.0" w:type="dxa"/>
        <w:bottom w:w="15.0" w:type="dxa"/>
        <w:right w:w="15.0" w:type="dxa"/>
      </w:tblCellMar>
    </w:tblPr>
  </w:style>
  <w:style w:type="table" w:styleId="Style298" w:customStyle="1">
    <w:name w:val="_Style 298"/>
    <w:basedOn w:val="TableNormal1"/>
    <w:tblPr>
      <w:tblCellMar>
        <w:top w:w="100.0" w:type="dxa"/>
        <w:left w:w="100.0" w:type="dxa"/>
        <w:bottom w:w="100.0" w:type="dxa"/>
        <w:right w:w="100.0" w:type="dxa"/>
      </w:tblCellMar>
    </w:tblPr>
  </w:style>
  <w:style w:type="table" w:styleId="Style299" w:customStyle="1">
    <w:name w:val="_Style 299"/>
    <w:basedOn w:val="TableNormal1"/>
    <w:tblPr>
      <w:tblCellMar>
        <w:top w:w="15.0" w:type="dxa"/>
        <w:left w:w="15.0" w:type="dxa"/>
        <w:bottom w:w="15.0" w:type="dxa"/>
        <w:right w:w="15.0" w:type="dxa"/>
      </w:tblCellMar>
    </w:tblPr>
  </w:style>
  <w:style w:type="table" w:styleId="Style300" w:customStyle="1">
    <w:name w:val="_Style 300"/>
    <w:basedOn w:val="TableNormal1"/>
    <w:tblPr>
      <w:tblCellMar>
        <w:top w:w="100.0" w:type="dxa"/>
        <w:left w:w="100.0" w:type="dxa"/>
        <w:bottom w:w="100.0" w:type="dxa"/>
        <w:right w:w="100.0" w:type="dxa"/>
      </w:tblCellMar>
    </w:tblPr>
  </w:style>
  <w:style w:type="table" w:styleId="Style301" w:customStyle="1">
    <w:name w:val="_Style 301"/>
    <w:basedOn w:val="TableNormal1"/>
    <w:tblPr>
      <w:tblCellMar>
        <w:top w:w="15.0" w:type="dxa"/>
        <w:left w:w="15.0" w:type="dxa"/>
        <w:bottom w:w="15.0" w:type="dxa"/>
        <w:right w:w="15.0" w:type="dxa"/>
      </w:tblCellMar>
    </w:tblPr>
  </w:style>
  <w:style w:type="table" w:styleId="Style302" w:customStyle="1">
    <w:name w:val="_Style 302"/>
    <w:basedOn w:val="TableNormal1"/>
    <w:tblPr>
      <w:tblCellMar>
        <w:top w:w="100.0" w:type="dxa"/>
        <w:left w:w="100.0" w:type="dxa"/>
        <w:bottom w:w="100.0" w:type="dxa"/>
        <w:right w:w="100.0" w:type="dxa"/>
      </w:tblCellMar>
    </w:tblPr>
  </w:style>
  <w:style w:type="table" w:styleId="Style303" w:customStyle="1">
    <w:name w:val="_Style 303"/>
    <w:basedOn w:val="TableNormal1"/>
    <w:tblPr>
      <w:tblCellMar>
        <w:top w:w="15.0" w:type="dxa"/>
        <w:left w:w="15.0" w:type="dxa"/>
        <w:bottom w:w="15.0" w:type="dxa"/>
        <w:right w:w="15.0" w:type="dxa"/>
      </w:tblCellMar>
    </w:tblPr>
  </w:style>
  <w:style w:type="table" w:styleId="Style304" w:customStyle="1">
    <w:name w:val="_Style 304"/>
    <w:basedOn w:val="TableNormal1"/>
    <w:tblPr>
      <w:tblCellMar>
        <w:top w:w="100.0" w:type="dxa"/>
        <w:left w:w="100.0" w:type="dxa"/>
        <w:bottom w:w="100.0" w:type="dxa"/>
        <w:right w:w="100.0" w:type="dxa"/>
      </w:tblCellMar>
    </w:tblPr>
  </w:style>
  <w:style w:type="table" w:styleId="Style305" w:customStyle="1">
    <w:name w:val="_Style 305"/>
    <w:basedOn w:val="TableNormal1"/>
    <w:tblPr>
      <w:tblCellMar>
        <w:top w:w="15.0" w:type="dxa"/>
        <w:left w:w="15.0" w:type="dxa"/>
        <w:bottom w:w="15.0" w:type="dxa"/>
        <w:right w:w="15.0" w:type="dxa"/>
      </w:tblCellMar>
    </w:tblPr>
  </w:style>
  <w:style w:type="table" w:styleId="Style306" w:customStyle="1">
    <w:name w:val="_Style 306"/>
    <w:basedOn w:val="TableNormal1"/>
    <w:tblPr>
      <w:tblCellMar>
        <w:top w:w="100.0" w:type="dxa"/>
        <w:left w:w="100.0" w:type="dxa"/>
        <w:bottom w:w="100.0" w:type="dxa"/>
        <w:right w:w="100.0" w:type="dxa"/>
      </w:tblCellMar>
    </w:tblPr>
  </w:style>
  <w:style w:type="table" w:styleId="Style307" w:customStyle="1">
    <w:name w:val="_Style 307"/>
    <w:basedOn w:val="TableNormal1"/>
    <w:tblPr>
      <w:tblCellMar>
        <w:top w:w="15.0" w:type="dxa"/>
        <w:left w:w="15.0" w:type="dxa"/>
        <w:bottom w:w="15.0" w:type="dxa"/>
        <w:right w:w="15.0" w:type="dxa"/>
      </w:tblCellMar>
    </w:tblPr>
  </w:style>
  <w:style w:type="table" w:styleId="Style308" w:customStyle="1">
    <w:name w:val="_Style 308"/>
    <w:basedOn w:val="TableNormal1"/>
    <w:tblPr>
      <w:tblCellMar>
        <w:top w:w="100.0" w:type="dxa"/>
        <w:left w:w="100.0" w:type="dxa"/>
        <w:bottom w:w="100.0" w:type="dxa"/>
        <w:right w:w="100.0" w:type="dxa"/>
      </w:tblCellMar>
    </w:tblPr>
  </w:style>
  <w:style w:type="table" w:styleId="Style309" w:customStyle="1">
    <w:name w:val="_Style 309"/>
    <w:basedOn w:val="TableNormal1"/>
    <w:tblPr>
      <w:tblCellMar>
        <w:top w:w="100.0" w:type="dxa"/>
        <w:left w:w="100.0" w:type="dxa"/>
        <w:bottom w:w="100.0" w:type="dxa"/>
        <w:right w:w="100.0" w:type="dxa"/>
      </w:tblCellMar>
    </w:tblPr>
  </w:style>
  <w:style w:type="table" w:styleId="Style310" w:customStyle="1">
    <w:name w:val="_Style 310"/>
    <w:basedOn w:val="TableNormal1"/>
    <w:tblPr>
      <w:tblCellMar>
        <w:top w:w="15.0" w:type="dxa"/>
        <w:left w:w="15.0" w:type="dxa"/>
        <w:bottom w:w="15.0" w:type="dxa"/>
        <w:right w:w="15.0" w:type="dxa"/>
      </w:tblCellMar>
    </w:tblPr>
  </w:style>
  <w:style w:type="table" w:styleId="Style311" w:customStyle="1">
    <w:name w:val="_Style 311"/>
    <w:basedOn w:val="TableNormal1"/>
    <w:tblPr>
      <w:tblCellMar>
        <w:left w:w="115.0" w:type="dxa"/>
        <w:right w:w="115.0" w:type="dxa"/>
      </w:tblCellMar>
    </w:tblPr>
  </w:style>
  <w:style w:type="character" w:styleId="Mencinsinresolver">
    <w:name w:val="Unresolved Mention"/>
    <w:basedOn w:val="Fuentedeprrafopredeter"/>
    <w:uiPriority w:val="99"/>
    <w:semiHidden w:val="1"/>
    <w:unhideWhenUsed w:val="1"/>
    <w:rsid w:val="004E4A06"/>
    <w:rPr>
      <w:color w:val="605e5c"/>
      <w:shd w:color="auto" w:fill="e1dfdd" w:val="clear"/>
    </w:rPr>
  </w:style>
  <w:style w:type="character" w:styleId="Hipervnculovisitado">
    <w:name w:val="FollowedHyperlink"/>
    <w:basedOn w:val="Fuentedeprrafopredeter"/>
    <w:rsid w:val="004E4A06"/>
    <w:rPr>
      <w:color w:val="800080" w:themeColor="followedHyperlink"/>
      <w:u w:val="single"/>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5.0" w:type="dxa"/>
        <w:left w:w="115.0" w:type="dxa"/>
        <w:bottom w:w="15.0" w:type="dxa"/>
        <w:right w:w="115.0" w:type="dxa"/>
      </w:tblCellMar>
    </w:tblPr>
  </w:style>
  <w:style w:type="table" w:styleId="Table2">
    <w:basedOn w:val="TableNormal"/>
    <w:tblPr>
      <w:tblStyleRowBandSize w:val="1"/>
      <w:tblStyleColBandSize w:val="1"/>
      <w:tblCellMar>
        <w:top w:w="15.0" w:type="dxa"/>
        <w:left w:w="115.0" w:type="dxa"/>
        <w:bottom w:w="15.0" w:type="dxa"/>
        <w:right w:w="115.0" w:type="dxa"/>
      </w:tblCellMar>
    </w:tblPr>
  </w:style>
  <w:style w:type="table" w:styleId="Table3">
    <w:basedOn w:val="TableNormal"/>
    <w:tblPr>
      <w:tblStyleRowBandSize w:val="1"/>
      <w:tblStyleColBandSize w:val="1"/>
      <w:tblCellMar>
        <w:top w:w="15.0" w:type="dxa"/>
        <w:left w:w="115.0" w:type="dxa"/>
        <w:bottom w:w="15.0" w:type="dxa"/>
        <w:right w:w="115.0" w:type="dxa"/>
      </w:tblCellMar>
    </w:tblPr>
  </w:style>
  <w:style w:type="table" w:styleId="Table4">
    <w:basedOn w:val="TableNormal"/>
    <w:tblPr>
      <w:tblStyleRowBandSize w:val="1"/>
      <w:tblStyleColBandSize w:val="1"/>
      <w:tblCellMar>
        <w:top w:w="15.0" w:type="dxa"/>
        <w:left w:w="115.0" w:type="dxa"/>
        <w:bottom w:w="15.0" w:type="dxa"/>
        <w:right w:w="115.0" w:type="dxa"/>
      </w:tblCellMar>
    </w:tblPr>
  </w:style>
  <w:style w:type="table" w:styleId="Table5">
    <w:basedOn w:val="TableNormal"/>
    <w:tblPr>
      <w:tblStyleRowBandSize w:val="1"/>
      <w:tblStyleColBandSize w:val="1"/>
      <w:tblCellMar>
        <w:top w:w="15.0" w:type="dxa"/>
        <w:left w:w="115.0" w:type="dxa"/>
        <w:bottom w:w="15.0" w:type="dxa"/>
        <w:right w:w="115.0" w:type="dxa"/>
      </w:tblCellMar>
    </w:tblPr>
  </w:style>
  <w:style w:type="table" w:styleId="Table6">
    <w:basedOn w:val="TableNormal"/>
    <w:tblPr>
      <w:tblStyleRowBandSize w:val="1"/>
      <w:tblStyleColBandSize w:val="1"/>
      <w:tblCellMar>
        <w:top w:w="15.0" w:type="dxa"/>
        <w:left w:w="115.0" w:type="dxa"/>
        <w:bottom w:w="15.0" w:type="dxa"/>
        <w:right w:w="115.0" w:type="dxa"/>
      </w:tblCellMar>
    </w:tblPr>
  </w:style>
  <w:style w:type="table" w:styleId="Table7">
    <w:basedOn w:val="TableNormal"/>
    <w:tblPr>
      <w:tblStyleRowBandSize w:val="1"/>
      <w:tblStyleColBandSize w:val="1"/>
      <w:tblCellMar>
        <w:top w:w="15.0" w:type="dxa"/>
        <w:left w:w="115.0" w:type="dxa"/>
        <w:bottom w:w="15.0" w:type="dxa"/>
        <w:right w:w="115.0" w:type="dxa"/>
      </w:tblCellMar>
    </w:tblPr>
  </w:style>
  <w:style w:type="table" w:styleId="Table8">
    <w:basedOn w:val="TableNormal"/>
    <w:tblPr>
      <w:tblStyleRowBandSize w:val="1"/>
      <w:tblStyleColBandSize w:val="1"/>
      <w:tblCellMar>
        <w:top w:w="15.0" w:type="dxa"/>
        <w:left w:w="115.0" w:type="dxa"/>
        <w:bottom w:w="15.0" w:type="dxa"/>
        <w:right w:w="115.0" w:type="dxa"/>
      </w:tblCellMar>
    </w:tblPr>
  </w:style>
  <w:style w:type="table" w:styleId="Table9">
    <w:basedOn w:val="TableNormal"/>
    <w:tblPr>
      <w:tblStyleRowBandSize w:val="1"/>
      <w:tblStyleColBandSize w:val="1"/>
      <w:tblCellMar>
        <w:top w:w="15.0" w:type="dxa"/>
        <w:left w:w="115.0" w:type="dxa"/>
        <w:bottom w:w="15.0" w:type="dxa"/>
        <w:right w:w="115.0" w:type="dxa"/>
      </w:tblCellMar>
    </w:tblPr>
  </w:style>
  <w:style w:type="table" w:styleId="Table10">
    <w:basedOn w:val="TableNormal"/>
    <w:tblPr>
      <w:tblStyleRowBandSize w:val="1"/>
      <w:tblStyleColBandSize w:val="1"/>
      <w:tblCellMar>
        <w:top w:w="15.0" w:type="dxa"/>
        <w:left w:w="115.0" w:type="dxa"/>
        <w:bottom w:w="15.0" w:type="dxa"/>
        <w:right w:w="115.0" w:type="dxa"/>
      </w:tblCellMar>
    </w:tblPr>
  </w:style>
  <w:style w:type="table" w:styleId="Table11">
    <w:basedOn w:val="TableNormal"/>
    <w:tblPr>
      <w:tblStyleRowBandSize w:val="1"/>
      <w:tblStyleColBandSize w:val="1"/>
      <w:tblCellMar>
        <w:top w:w="15.0" w:type="dxa"/>
        <w:left w:w="115.0" w:type="dxa"/>
        <w:bottom w:w="15.0" w:type="dxa"/>
        <w:right w:w="115.0" w:type="dxa"/>
      </w:tblCellMar>
    </w:tblPr>
  </w:style>
  <w:style w:type="table" w:styleId="Table12">
    <w:basedOn w:val="TableNormal"/>
    <w:tblPr>
      <w:tblStyleRowBandSize w:val="1"/>
      <w:tblStyleColBandSize w:val="1"/>
      <w:tblCellMar>
        <w:top w:w="15.0" w:type="dxa"/>
        <w:left w:w="115.0" w:type="dxa"/>
        <w:bottom w:w="15.0" w:type="dxa"/>
        <w:right w:w="115.0" w:type="dxa"/>
      </w:tblCellMar>
    </w:tblPr>
  </w:style>
  <w:style w:type="table" w:styleId="Table13">
    <w:basedOn w:val="TableNormal"/>
    <w:tblPr>
      <w:tblStyleRowBandSize w:val="1"/>
      <w:tblStyleColBandSize w:val="1"/>
      <w:tblCellMar>
        <w:top w:w="15.0" w:type="dxa"/>
        <w:left w:w="115.0" w:type="dxa"/>
        <w:bottom w:w="15.0" w:type="dxa"/>
        <w:right w:w="115.0" w:type="dxa"/>
      </w:tblCellMar>
    </w:tblPr>
  </w:style>
  <w:style w:type="table" w:styleId="Table14">
    <w:basedOn w:val="TableNormal"/>
    <w:tblPr>
      <w:tblStyleRowBandSize w:val="1"/>
      <w:tblStyleColBandSize w:val="1"/>
      <w:tblCellMar>
        <w:top w:w="15.0" w:type="dxa"/>
        <w:left w:w="115.0" w:type="dxa"/>
        <w:bottom w:w="15.0" w:type="dxa"/>
        <w:right w:w="115.0" w:type="dxa"/>
      </w:tblCellMar>
    </w:tblPr>
  </w:style>
  <w:style w:type="table" w:styleId="Table15">
    <w:basedOn w:val="TableNormal"/>
    <w:tblPr>
      <w:tblStyleRowBandSize w:val="1"/>
      <w:tblStyleColBandSize w:val="1"/>
      <w:tblCellMar>
        <w:top w:w="15.0" w:type="dxa"/>
        <w:left w:w="115.0" w:type="dxa"/>
        <w:bottom w:w="15.0" w:type="dxa"/>
        <w:right w:w="115.0" w:type="dxa"/>
      </w:tblCellMar>
    </w:tblPr>
  </w:style>
  <w:style w:type="table" w:styleId="Table16">
    <w:basedOn w:val="TableNormal"/>
    <w:tblPr>
      <w:tblStyleRowBandSize w:val="1"/>
      <w:tblStyleColBandSize w:val="1"/>
      <w:tblCellMar>
        <w:top w:w="15.0" w:type="dxa"/>
        <w:left w:w="115.0" w:type="dxa"/>
        <w:bottom w:w="15.0" w:type="dxa"/>
        <w:right w:w="115.0" w:type="dxa"/>
      </w:tblCellMar>
    </w:tblPr>
  </w:style>
  <w:style w:type="table" w:styleId="Table17">
    <w:basedOn w:val="TableNormal"/>
    <w:tblPr>
      <w:tblStyleRowBandSize w:val="1"/>
      <w:tblStyleColBandSize w:val="1"/>
      <w:tblCellMar>
        <w:top w:w="15.0" w:type="dxa"/>
        <w:left w:w="115.0" w:type="dxa"/>
        <w:bottom w:w="15.0" w:type="dxa"/>
        <w:right w:w="115.0" w:type="dxa"/>
      </w:tblCellMar>
    </w:tblPr>
  </w:style>
  <w:style w:type="table" w:styleId="Table18">
    <w:basedOn w:val="TableNormal"/>
    <w:tblPr>
      <w:tblStyleRowBandSize w:val="1"/>
      <w:tblStyleColBandSize w:val="1"/>
      <w:tblCellMar>
        <w:top w:w="15.0" w:type="dxa"/>
        <w:left w:w="115.0" w:type="dxa"/>
        <w:bottom w:w="15.0" w:type="dxa"/>
        <w:right w:w="115.0" w:type="dxa"/>
      </w:tblCellMar>
    </w:tblPr>
  </w:style>
  <w:style w:type="table" w:styleId="Table19">
    <w:basedOn w:val="TableNormal"/>
    <w:tblPr>
      <w:tblStyleRowBandSize w:val="1"/>
      <w:tblStyleColBandSize w:val="1"/>
      <w:tblCellMar>
        <w:top w:w="15.0" w:type="dxa"/>
        <w:left w:w="115.0" w:type="dxa"/>
        <w:bottom w:w="15.0" w:type="dxa"/>
        <w:right w:w="115.0" w:type="dxa"/>
      </w:tblCellMar>
    </w:tblPr>
  </w:style>
  <w:style w:type="table" w:styleId="Table20">
    <w:basedOn w:val="TableNormal"/>
    <w:tblPr>
      <w:tblStyleRowBandSize w:val="1"/>
      <w:tblStyleColBandSize w:val="1"/>
      <w:tblCellMar>
        <w:top w:w="15.0" w:type="dxa"/>
        <w:left w:w="115.0" w:type="dxa"/>
        <w:bottom w:w="15.0" w:type="dxa"/>
        <w:right w:w="115.0" w:type="dxa"/>
      </w:tblCellMar>
    </w:tblPr>
  </w:style>
  <w:style w:type="table" w:styleId="Table21">
    <w:basedOn w:val="TableNormal"/>
    <w:tblPr>
      <w:tblStyleRowBandSize w:val="1"/>
      <w:tblStyleColBandSize w:val="1"/>
      <w:tblCellMar>
        <w:top w:w="15.0" w:type="dxa"/>
        <w:left w:w="115.0" w:type="dxa"/>
        <w:bottom w:w="15.0" w:type="dxa"/>
        <w:right w:w="115.0" w:type="dxa"/>
      </w:tblCellMar>
    </w:tblPr>
  </w:style>
  <w:style w:type="table" w:styleId="Table22">
    <w:basedOn w:val="TableNormal"/>
    <w:tblPr>
      <w:tblStyleRowBandSize w:val="1"/>
      <w:tblStyleColBandSize w:val="1"/>
      <w:tblCellMar>
        <w:top w:w="15.0" w:type="dxa"/>
        <w:left w:w="115.0" w:type="dxa"/>
        <w:bottom w:w="15.0" w:type="dxa"/>
        <w:right w:w="115.0" w:type="dxa"/>
      </w:tblCellMar>
    </w:tblPr>
  </w:style>
  <w:style w:type="table" w:styleId="Table23">
    <w:basedOn w:val="TableNormal"/>
    <w:tblPr>
      <w:tblStyleRowBandSize w:val="1"/>
      <w:tblStyleColBandSize w:val="1"/>
      <w:tblCellMar>
        <w:top w:w="15.0" w:type="dxa"/>
        <w:left w:w="115.0" w:type="dxa"/>
        <w:bottom w:w="15.0" w:type="dxa"/>
        <w:right w:w="115.0" w:type="dxa"/>
      </w:tblCellMar>
    </w:tblPr>
  </w:style>
  <w:style w:type="table" w:styleId="Table24">
    <w:basedOn w:val="TableNormal"/>
    <w:tblPr>
      <w:tblStyleRowBandSize w:val="1"/>
      <w:tblStyleColBandSize w:val="1"/>
      <w:tblCellMar>
        <w:top w:w="15.0" w:type="dxa"/>
        <w:left w:w="115.0" w:type="dxa"/>
        <w:bottom w:w="15.0" w:type="dxa"/>
        <w:right w:w="115.0" w:type="dxa"/>
      </w:tblCellMar>
    </w:tblPr>
  </w:style>
  <w:style w:type="table" w:styleId="Table25">
    <w:basedOn w:val="TableNormal"/>
    <w:tblPr>
      <w:tblStyleRowBandSize w:val="1"/>
      <w:tblStyleColBandSize w:val="1"/>
      <w:tblCellMar>
        <w:top w:w="15.0" w:type="dxa"/>
        <w:left w:w="115.0" w:type="dxa"/>
        <w:bottom w:w="15.0" w:type="dxa"/>
        <w:right w:w="115.0" w:type="dxa"/>
      </w:tblCellMar>
    </w:tblPr>
  </w:style>
  <w:style w:type="table" w:styleId="Table26">
    <w:basedOn w:val="TableNormal"/>
    <w:tblPr>
      <w:tblStyleRowBandSize w:val="1"/>
      <w:tblStyleColBandSize w:val="1"/>
      <w:tblCellMar>
        <w:top w:w="15.0" w:type="dxa"/>
        <w:left w:w="115.0" w:type="dxa"/>
        <w:bottom w:w="15.0" w:type="dxa"/>
        <w:right w:w="115.0" w:type="dxa"/>
      </w:tblCellMar>
    </w:tblPr>
  </w:style>
  <w:style w:type="table" w:styleId="Table27">
    <w:basedOn w:val="TableNormal"/>
    <w:tblPr>
      <w:tblStyleRowBandSize w:val="1"/>
      <w:tblStyleColBandSize w:val="1"/>
      <w:tblCellMar>
        <w:top w:w="15.0" w:type="dxa"/>
        <w:left w:w="115.0" w:type="dxa"/>
        <w:bottom w:w="15.0" w:type="dxa"/>
        <w:right w:w="115.0" w:type="dxa"/>
      </w:tblCellMar>
    </w:tblPr>
  </w:style>
  <w:style w:type="table" w:styleId="Table28">
    <w:basedOn w:val="TableNormal"/>
    <w:tblPr>
      <w:tblStyleRowBandSize w:val="1"/>
      <w:tblStyleColBandSize w:val="1"/>
      <w:tblCellMar>
        <w:top w:w="15.0" w:type="dxa"/>
        <w:left w:w="115.0" w:type="dxa"/>
        <w:bottom w:w="15.0" w:type="dxa"/>
        <w:right w:w="115.0" w:type="dxa"/>
      </w:tblCellMar>
    </w:tblPr>
  </w:style>
  <w:style w:type="table" w:styleId="Table29">
    <w:basedOn w:val="TableNormal"/>
    <w:tblPr>
      <w:tblStyleRowBandSize w:val="1"/>
      <w:tblStyleColBandSize w:val="1"/>
      <w:tblCellMar>
        <w:top w:w="15.0" w:type="dxa"/>
        <w:left w:w="115.0" w:type="dxa"/>
        <w:bottom w:w="15.0" w:type="dxa"/>
        <w:right w:w="115.0" w:type="dxa"/>
      </w:tblCellMar>
    </w:tblPr>
  </w:style>
  <w:style w:type="table" w:styleId="Table30">
    <w:basedOn w:val="TableNormal"/>
    <w:tblPr>
      <w:tblStyleRowBandSize w:val="1"/>
      <w:tblStyleColBandSize w:val="1"/>
      <w:tblCellMar>
        <w:top w:w="15.0" w:type="dxa"/>
        <w:left w:w="115.0" w:type="dxa"/>
        <w:bottom w:w="15.0" w:type="dxa"/>
        <w:right w:w="115.0" w:type="dxa"/>
      </w:tblCellMar>
    </w:tblPr>
  </w:style>
  <w:style w:type="table" w:styleId="Table31">
    <w:basedOn w:val="TableNormal"/>
    <w:tblPr>
      <w:tblStyleRowBandSize w:val="1"/>
      <w:tblStyleColBandSize w:val="1"/>
      <w:tblCellMar>
        <w:top w:w="15.0" w:type="dxa"/>
        <w:left w:w="115.0" w:type="dxa"/>
        <w:bottom w:w="15.0" w:type="dxa"/>
        <w:right w:w="115.0" w:type="dxa"/>
      </w:tblCellMar>
    </w:tblPr>
  </w:style>
  <w:style w:type="table" w:styleId="Table32">
    <w:basedOn w:val="TableNormal"/>
    <w:tblPr>
      <w:tblStyleRowBandSize w:val="1"/>
      <w:tblStyleColBandSize w:val="1"/>
      <w:tblCellMar>
        <w:top w:w="15.0" w:type="dxa"/>
        <w:left w:w="115.0" w:type="dxa"/>
        <w:bottom w:w="15.0" w:type="dxa"/>
        <w:right w:w="115.0" w:type="dxa"/>
      </w:tblCellMar>
    </w:tblPr>
  </w:style>
  <w:style w:type="table" w:styleId="Table33">
    <w:basedOn w:val="TableNormal"/>
    <w:tblPr>
      <w:tblStyleRowBandSize w:val="1"/>
      <w:tblStyleColBandSize w:val="1"/>
      <w:tblCellMar>
        <w:top w:w="15.0" w:type="dxa"/>
        <w:left w:w="115.0" w:type="dxa"/>
        <w:bottom w:w="15.0" w:type="dxa"/>
        <w:right w:w="115.0" w:type="dxa"/>
      </w:tblCellMar>
    </w:tblPr>
  </w:style>
  <w:style w:type="table" w:styleId="Table34">
    <w:basedOn w:val="TableNormal"/>
    <w:tblPr>
      <w:tblStyleRowBandSize w:val="1"/>
      <w:tblStyleColBandSize w:val="1"/>
      <w:tblCellMar>
        <w:top w:w="15.0" w:type="dxa"/>
        <w:left w:w="115.0" w:type="dxa"/>
        <w:bottom w:w="15.0" w:type="dxa"/>
        <w:right w:w="115.0" w:type="dxa"/>
      </w:tblCellMar>
    </w:tblPr>
  </w:style>
  <w:style w:type="table" w:styleId="Table35">
    <w:basedOn w:val="TableNormal"/>
    <w:tblPr>
      <w:tblStyleRowBandSize w:val="1"/>
      <w:tblStyleColBandSize w:val="1"/>
      <w:tblCellMar>
        <w:top w:w="15.0" w:type="dxa"/>
        <w:left w:w="115.0" w:type="dxa"/>
        <w:bottom w:w="15.0" w:type="dxa"/>
        <w:right w:w="115.0" w:type="dxa"/>
      </w:tblCellMar>
    </w:tblPr>
  </w:style>
  <w:style w:type="table" w:styleId="Table36">
    <w:basedOn w:val="TableNormal"/>
    <w:tblPr>
      <w:tblStyleRowBandSize w:val="1"/>
      <w:tblStyleColBandSize w:val="1"/>
      <w:tblCellMar>
        <w:top w:w="15.0" w:type="dxa"/>
        <w:left w:w="115.0" w:type="dxa"/>
        <w:bottom w:w="15.0" w:type="dxa"/>
        <w:right w:w="115.0" w:type="dxa"/>
      </w:tblCellMar>
    </w:tblPr>
  </w:style>
  <w:style w:type="table" w:styleId="Table37">
    <w:basedOn w:val="TableNormal"/>
    <w:tblPr>
      <w:tblStyleRowBandSize w:val="1"/>
      <w:tblStyleColBandSize w:val="1"/>
      <w:tblCellMar>
        <w:top w:w="15.0" w:type="dxa"/>
        <w:left w:w="115.0" w:type="dxa"/>
        <w:bottom w:w="15.0" w:type="dxa"/>
        <w:right w:w="115.0" w:type="dxa"/>
      </w:tblCellMar>
    </w:tblPr>
  </w:style>
  <w:style w:type="table" w:styleId="Table38">
    <w:basedOn w:val="TableNormal"/>
    <w:tblPr>
      <w:tblStyleRowBandSize w:val="1"/>
      <w:tblStyleColBandSize w:val="1"/>
      <w:tblCellMar>
        <w:top w:w="15.0" w:type="dxa"/>
        <w:left w:w="115.0" w:type="dxa"/>
        <w:bottom w:w="15.0" w:type="dxa"/>
        <w:right w:w="115.0" w:type="dxa"/>
      </w:tblCellMar>
    </w:tblPr>
  </w:style>
  <w:style w:type="table" w:styleId="Table39">
    <w:basedOn w:val="TableNormal"/>
    <w:tblPr>
      <w:tblStyleRowBandSize w:val="1"/>
      <w:tblStyleColBandSize w:val="1"/>
      <w:tblCellMar>
        <w:top w:w="15.0" w:type="dxa"/>
        <w:left w:w="115.0" w:type="dxa"/>
        <w:bottom w:w="15.0" w:type="dxa"/>
        <w:right w:w="115.0" w:type="dxa"/>
      </w:tblCellMar>
    </w:tblPr>
  </w:style>
  <w:style w:type="table" w:styleId="Table40">
    <w:basedOn w:val="TableNormal"/>
    <w:tblPr>
      <w:tblStyleRowBandSize w:val="1"/>
      <w:tblStyleColBandSize w:val="1"/>
      <w:tblCellMar>
        <w:top w:w="15.0" w:type="dxa"/>
        <w:left w:w="115.0" w:type="dxa"/>
        <w:bottom w:w="15.0" w:type="dxa"/>
        <w:right w:w="115.0" w:type="dxa"/>
      </w:tblCellMar>
    </w:tblPr>
  </w:style>
  <w:style w:type="table" w:styleId="Table41">
    <w:basedOn w:val="TableNormal"/>
    <w:tblPr>
      <w:tblStyleRowBandSize w:val="1"/>
      <w:tblStyleColBandSize w:val="1"/>
      <w:tblCellMar>
        <w:top w:w="15.0" w:type="dxa"/>
        <w:left w:w="115.0" w:type="dxa"/>
        <w:bottom w:w="15.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jpg"/><Relationship Id="rId84" Type="http://schemas.openxmlformats.org/officeDocument/2006/relationships/hyperlink" Target="https://bit.ly/3DoqELK" TargetMode="External"/><Relationship Id="rId83" Type="http://schemas.openxmlformats.org/officeDocument/2006/relationships/hyperlink" Target="http://portal.gestiondelriesgo.gov.co/paginas/old_noticias/1240.aspx" TargetMode="External"/><Relationship Id="rId42" Type="http://schemas.openxmlformats.org/officeDocument/2006/relationships/image" Target="media/image9.jpg"/><Relationship Id="rId86" Type="http://schemas.openxmlformats.org/officeDocument/2006/relationships/footer" Target="footer1.xml"/><Relationship Id="rId41" Type="http://schemas.openxmlformats.org/officeDocument/2006/relationships/image" Target="media/image30.jpg"/><Relationship Id="rId85" Type="http://schemas.openxmlformats.org/officeDocument/2006/relationships/header" Target="header1.xml"/><Relationship Id="rId44" Type="http://schemas.openxmlformats.org/officeDocument/2006/relationships/image" Target="media/image56.png"/><Relationship Id="rId43" Type="http://schemas.openxmlformats.org/officeDocument/2006/relationships/image" Target="media/image23.jpg"/><Relationship Id="rId46" Type="http://schemas.openxmlformats.org/officeDocument/2006/relationships/image" Target="media/image42.png"/><Relationship Id="rId45" Type="http://schemas.openxmlformats.org/officeDocument/2006/relationships/hyperlink" Target="https://d.docs.live.net/86d89d8d3f9c159c/Documentos/INNOVATIVE%20EDUCATION/PRODUCCI%C3%93N%20DE%20EVENTOS%20MASIVOS/CF15_623800/IM%C3%81GENES%20ELABORADAS/Activaci%C3%B3n%20de%20un%20plan%20de%20emergencias.docx" TargetMode="External"/><Relationship Id="rId80" Type="http://schemas.openxmlformats.org/officeDocument/2006/relationships/hyperlink" Target="https://repositorio.gestiondelriesgo.gov.co/bitstream/handle/20.500.11762/27735/Guia_aglomeraciones_publico.pdf?sequence=6&amp;isAllowed=y" TargetMode="External"/><Relationship Id="rId82" Type="http://schemas.openxmlformats.org/officeDocument/2006/relationships/hyperlink" Target="https://www.paho.org/uru/dmdocuments/ER_Simulaciones.pdf" TargetMode="External"/><Relationship Id="rId81" Type="http://schemas.openxmlformats.org/officeDocument/2006/relationships/hyperlink" Target="https://repositorio.gestiondelriesgo.gov.co/bitstream/handle/20.500.11762/27735/Guia_aglomeraciones_publico.pdf?sequence=6&amp;isAllowed=y" TargetMode="External"/><Relationship Id="rId2" Type="http://schemas.openxmlformats.org/officeDocument/2006/relationships/theme" Target="theme/theme1.xml"/><Relationship Id="rId3" Type="http://schemas.openxmlformats.org/officeDocument/2006/relationships/comments" Target="comments.xml"/><Relationship Id="rId4" Type="http://schemas.openxmlformats.org/officeDocument/2006/relationships/settings" Target="settings.xml"/><Relationship Id="rId9" Type="http://schemas.microsoft.com/office/2011/relationships/commentsExtended" Target="commentsExtended.xml"/><Relationship Id="rId48" Type="http://schemas.openxmlformats.org/officeDocument/2006/relationships/image" Target="media/image55.png"/><Relationship Id="rId47" Type="http://schemas.openxmlformats.org/officeDocument/2006/relationships/hyperlink" Target="https://d.docs.live.net/86d89d8d3f9c159c/Documentos/INNOVATIVE%20EDUCATION/PRODUCCI%C3%93N%20DE%20EVENTOS%20MASIVOS/CF15_623800/IM%C3%81GENES%20ELABORADAS/PLAN%20DE%20EMERGENCIA%20Y%20CONTINGENCIA.docx" TargetMode="External"/><Relationship Id="rId49" Type="http://schemas.openxmlformats.org/officeDocument/2006/relationships/hyperlink" Target="https://d.docs.live.net/86d89d8d3f9c159c/Documentos/INNOVATIVE%20EDUCATION/PRODUCCI%C3%93N%20DE%20EVENTOS%20MASIVOS/CF15_623800/IM%C3%81GENES%20ELABORADAS/Comunicaci%C3%B3n%20entre%20el%20PMU%20y%20los%20coordinadores%20de%20cada%20plan.docx" TargetMode="Externa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73" Type="http://schemas.openxmlformats.org/officeDocument/2006/relationships/hyperlink" Target="https://bit.ly/3NwZLd7" TargetMode="External"/><Relationship Id="rId72" Type="http://schemas.openxmlformats.org/officeDocument/2006/relationships/hyperlink" Target="https://bit.ly/3U1PTdI" TargetMode="External"/><Relationship Id="rId31" Type="http://schemas.openxmlformats.org/officeDocument/2006/relationships/image" Target="media/image49.jpg"/><Relationship Id="rId75" Type="http://schemas.openxmlformats.org/officeDocument/2006/relationships/hyperlink" Target="https://www.paho.org/uru/dmdocuments/ER_Simulaciones.pdf" TargetMode="External"/><Relationship Id="rId30" Type="http://schemas.openxmlformats.org/officeDocument/2006/relationships/image" Target="media/image24.jpg"/><Relationship Id="rId74" Type="http://schemas.openxmlformats.org/officeDocument/2006/relationships/hyperlink" Target="https://bit.ly/3NwZLd7" TargetMode="External"/><Relationship Id="rId33" Type="http://schemas.openxmlformats.org/officeDocument/2006/relationships/image" Target="media/image13.jpg"/><Relationship Id="rId77" Type="http://schemas.openxmlformats.org/officeDocument/2006/relationships/hyperlink" Target="https://bit.ly/3U1PTdI" TargetMode="External"/><Relationship Id="rId32" Type="http://schemas.openxmlformats.org/officeDocument/2006/relationships/image" Target="media/image33.jpg"/><Relationship Id="rId76" Type="http://schemas.openxmlformats.org/officeDocument/2006/relationships/hyperlink" Target="https://www.paho.org/uru/dmdocuments/ER_Simulaciones.pdf" TargetMode="External"/><Relationship Id="rId35" Type="http://schemas.openxmlformats.org/officeDocument/2006/relationships/image" Target="media/image29.jpg"/><Relationship Id="rId79" Type="http://schemas.openxmlformats.org/officeDocument/2006/relationships/hyperlink" Target="https://repositorio.gestiondelriesgo.gov.co/bitstream/handle/20.500.11762/27735/Guia_aglomeraciones_publico.pdf?sequence=6&amp;isAllowed=y" TargetMode="External"/><Relationship Id="rId34" Type="http://schemas.openxmlformats.org/officeDocument/2006/relationships/image" Target="media/image53.jpg"/><Relationship Id="rId78" Type="http://schemas.openxmlformats.org/officeDocument/2006/relationships/hyperlink" Target="https://bit.ly/3NwZLd7" TargetMode="External"/><Relationship Id="rId71" Type="http://schemas.openxmlformats.org/officeDocument/2006/relationships/hyperlink" Target="https://bit.ly/3U1PTdI" TargetMode="External"/><Relationship Id="rId70" Type="http://schemas.openxmlformats.org/officeDocument/2006/relationships/hyperlink" Target="https://bit.ly/3DoqELK" TargetMode="External"/><Relationship Id="rId37" Type="http://schemas.openxmlformats.org/officeDocument/2006/relationships/image" Target="media/image39.jpg"/><Relationship Id="rId36" Type="http://schemas.openxmlformats.org/officeDocument/2006/relationships/image" Target="media/image47.jpg"/><Relationship Id="rId39" Type="http://schemas.openxmlformats.org/officeDocument/2006/relationships/image" Target="media/image37.jpg"/><Relationship Id="rId38" Type="http://schemas.openxmlformats.org/officeDocument/2006/relationships/image" Target="media/image40.jpg"/><Relationship Id="rId62" Type="http://schemas.openxmlformats.org/officeDocument/2006/relationships/image" Target="media/image17.png"/><Relationship Id="rId61" Type="http://schemas.openxmlformats.org/officeDocument/2006/relationships/image" Target="media/image18.png"/><Relationship Id="rId20" Type="http://schemas.openxmlformats.org/officeDocument/2006/relationships/image" Target="media/image58.jpg"/><Relationship Id="rId64" Type="http://schemas.openxmlformats.org/officeDocument/2006/relationships/image" Target="media/image5.png"/><Relationship Id="rId63" Type="http://schemas.openxmlformats.org/officeDocument/2006/relationships/image" Target="media/image7.png"/><Relationship Id="rId22" Type="http://schemas.openxmlformats.org/officeDocument/2006/relationships/image" Target="media/image50.jpg"/><Relationship Id="rId66" Type="http://schemas.openxmlformats.org/officeDocument/2006/relationships/image" Target="media/image14.png"/><Relationship Id="rId21" Type="http://schemas.openxmlformats.org/officeDocument/2006/relationships/image" Target="media/image12.jpg"/><Relationship Id="rId65" Type="http://schemas.openxmlformats.org/officeDocument/2006/relationships/image" Target="media/image2.png"/><Relationship Id="rId24" Type="http://schemas.openxmlformats.org/officeDocument/2006/relationships/image" Target="media/image25.png"/><Relationship Id="rId68" Type="http://schemas.openxmlformats.org/officeDocument/2006/relationships/hyperlink" Target="https://d.docs.live.net/86d89d8d3f9c159c/Documentos/INNOVATIVE%20EDUCATION/PRODUCCI%C3%93N%20DE%20EVENTOS%20MASIVOS/CF15_623800/IM%C3%81GENES%20ELABORADAS/SINTESIS%20-%20PLAN%20DE%20EMERGENCIAS%20Y%20CONTINGENCIAS.docx" TargetMode="External"/><Relationship Id="rId23" Type="http://schemas.openxmlformats.org/officeDocument/2006/relationships/hyperlink" Target="https://bit.ly/2PSfWUk" TargetMode="External"/><Relationship Id="rId67" Type="http://schemas.openxmlformats.org/officeDocument/2006/relationships/image" Target="media/image52.png"/><Relationship Id="rId60"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43.png"/><Relationship Id="rId69" Type="http://schemas.openxmlformats.org/officeDocument/2006/relationships/image" Target="media/image6.png"/><Relationship Id="rId28" Type="http://schemas.openxmlformats.org/officeDocument/2006/relationships/image" Target="media/image31.jpg"/><Relationship Id="rId27" Type="http://schemas.openxmlformats.org/officeDocument/2006/relationships/image" Target="media/image57.png"/><Relationship Id="rId29" Type="http://schemas.openxmlformats.org/officeDocument/2006/relationships/image" Target="media/image48.jpg"/><Relationship Id="rId51" Type="http://schemas.openxmlformats.org/officeDocument/2006/relationships/hyperlink" Target="https://d.docs.live.net/86d89d8d3f9c159c/Documentos/INNOVATIVE%20EDUCATION/PRODUCCI%C3%93N%20DE%20EVENTOS%20MASIVOS/CF15_623800/IM%C3%81GENES%20ELABORADAS/TIPOS%20DE%20EVACUACI%C3%93N.docx" TargetMode="External"/><Relationship Id="rId50" Type="http://schemas.openxmlformats.org/officeDocument/2006/relationships/image" Target="media/image46.png"/><Relationship Id="rId53" Type="http://schemas.openxmlformats.org/officeDocument/2006/relationships/image" Target="media/image27.jpg"/><Relationship Id="rId52" Type="http://schemas.openxmlformats.org/officeDocument/2006/relationships/image" Target="media/image38.jpg"/><Relationship Id="rId11" Type="http://schemas.openxmlformats.org/officeDocument/2006/relationships/image" Target="media/image44.jpg"/><Relationship Id="rId55" Type="http://schemas.openxmlformats.org/officeDocument/2006/relationships/image" Target="media/image19.jpg"/><Relationship Id="rId10" Type="http://schemas.openxmlformats.org/officeDocument/2006/relationships/image" Target="media/image10.jpg"/><Relationship Id="rId54" Type="http://schemas.openxmlformats.org/officeDocument/2006/relationships/image" Target="media/image15.jpg"/><Relationship Id="rId13" Type="http://schemas.openxmlformats.org/officeDocument/2006/relationships/image" Target="media/image41.jpg"/><Relationship Id="rId57" Type="http://schemas.openxmlformats.org/officeDocument/2006/relationships/image" Target="media/image11.jpg"/><Relationship Id="rId12" Type="http://schemas.openxmlformats.org/officeDocument/2006/relationships/image" Target="media/image22.jpg"/><Relationship Id="rId56" Type="http://schemas.openxmlformats.org/officeDocument/2006/relationships/image" Target="media/image36.jpg"/><Relationship Id="rId15" Type="http://schemas.openxmlformats.org/officeDocument/2006/relationships/image" Target="media/image45.jpg"/><Relationship Id="rId59" Type="http://schemas.openxmlformats.org/officeDocument/2006/relationships/image" Target="media/image54.png"/><Relationship Id="rId14" Type="http://schemas.openxmlformats.org/officeDocument/2006/relationships/image" Target="media/image34.jpg"/><Relationship Id="rId58" Type="http://schemas.openxmlformats.org/officeDocument/2006/relationships/image" Target="media/image35.jpg"/><Relationship Id="rId17" Type="http://schemas.openxmlformats.org/officeDocument/2006/relationships/image" Target="media/image51.jpg"/><Relationship Id="rId16" Type="http://schemas.openxmlformats.org/officeDocument/2006/relationships/image" Target="media/image26.jpg"/><Relationship Id="rId19" Type="http://schemas.openxmlformats.org/officeDocument/2006/relationships/image" Target="media/image8.jpg"/><Relationship Id="rId18" Type="http://schemas.openxmlformats.org/officeDocument/2006/relationships/image" Target="media/image28.jpg"/></Relationships>
</file>

<file path=word/_rels/fontTable.xml.rels><?xml version="1.0" encoding="UTF-8" standalone="yes"?><Relationships xmlns="http://schemas.openxmlformats.org/package/2006/relationships"><Relationship Id="rId2" Type="http://schemas.openxmlformats.org/officeDocument/2006/relationships/font" Target="fonts/NotoSans-regular.ttf"/><Relationship Id="rId3" Type="http://schemas.openxmlformats.org/officeDocument/2006/relationships/font" Target="fonts/NotoSans-bold.ttf"/><Relationship Id="rId4" Type="http://schemas.openxmlformats.org/officeDocument/2006/relationships/font" Target="fonts/NotoSans-italic.ttf"/><Relationship Id="rId5" Type="http://schemas.openxmlformats.org/officeDocument/2006/relationships/font" Target="fonts/NotoSans-boldItalic.ttf"/></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6.png"/><Relationship Id="rId3"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9qxKKiOktm82qaYi1I5x5wrm4w==">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2022-09-07T21:08:00Z</dcterms:created>
  <dc:creator>elian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1033-11.2.0.11210</vt:lpwstr>
  </property>
  <property fmtid="{D5CDD505-2E9C-101B-9397-08002B2CF9AE}" pid="3" name="ICV">
    <vt:lpwstr>A94DB99DE0F14F0199C2ED94A3B2712C</vt:lpwstr>
  </property>
</Properties>
</file>